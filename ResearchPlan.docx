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C3EAB" w14:textId="32BE3E1C" w:rsidR="00570BA5" w:rsidRPr="00CD7032" w:rsidRDefault="00E13F66" w:rsidP="00CD7032">
      <w:pPr>
        <w:pStyle w:val="Heading1"/>
        <w:spacing w:before="0" w:line="360" w:lineRule="auto"/>
        <w:jc w:val="center"/>
        <w:rPr>
          <w:rFonts w:ascii="Cambria" w:hAnsi="Cambria" w:cs="Times New Roman"/>
          <w:b/>
          <w:szCs w:val="24"/>
        </w:rPr>
      </w:pPr>
      <w:r>
        <w:rPr>
          <w:rFonts w:ascii="Cambria" w:hAnsi="Cambria" w:cs="Times New Roman"/>
          <w:b/>
          <w:sz w:val="28"/>
          <w:szCs w:val="22"/>
        </w:rPr>
        <w:t>RESEARCH</w:t>
      </w:r>
      <w:r w:rsidR="008E7A8C" w:rsidRPr="00CD7032">
        <w:rPr>
          <w:rFonts w:ascii="Cambria" w:hAnsi="Cambria" w:cs="Times New Roman"/>
          <w:b/>
          <w:sz w:val="28"/>
          <w:szCs w:val="22"/>
        </w:rPr>
        <w:t xml:space="preserve"> PLAN</w:t>
      </w:r>
    </w:p>
    <w:p w14:paraId="7DDDDDBF" w14:textId="7A52FD23" w:rsidR="00CD7032" w:rsidRPr="00CD7032" w:rsidRDefault="00CD7032" w:rsidP="00CD7032">
      <w:pPr>
        <w:pStyle w:val="Heading2"/>
        <w:spacing w:before="0" w:line="360" w:lineRule="auto"/>
        <w:jc w:val="center"/>
        <w:rPr>
          <w:rFonts w:ascii="Cambria" w:hAnsi="Cambria" w:cs="Times New Roman"/>
          <w:b/>
          <w:sz w:val="28"/>
          <w:szCs w:val="28"/>
        </w:rPr>
      </w:pPr>
      <w:r w:rsidRPr="00CD7032">
        <w:rPr>
          <w:rFonts w:ascii="Symbol" w:eastAsia="Symbol" w:hAnsi="Symbol" w:cs="Symbol"/>
          <w:b/>
          <w:sz w:val="28"/>
          <w:szCs w:val="28"/>
        </w:rPr>
        <w:t>á</w:t>
      </w:r>
      <w:r w:rsidR="003D4184">
        <w:rPr>
          <w:rFonts w:ascii="Cambria" w:hAnsi="Cambria" w:cs="Times New Roman"/>
          <w:b/>
          <w:sz w:val="28"/>
          <w:szCs w:val="28"/>
        </w:rPr>
        <w:t xml:space="preserve"> </w:t>
      </w:r>
      <w:r w:rsidR="002E6FEF">
        <w:rPr>
          <w:rFonts w:ascii="Cambria" w:hAnsi="Cambria" w:cs="Times New Roman"/>
          <w:b/>
          <w:sz w:val="28"/>
          <w:szCs w:val="28"/>
        </w:rPr>
        <w:t>ML3</w:t>
      </w:r>
      <w:r w:rsidR="003D4184">
        <w:rPr>
          <w:rFonts w:ascii="Cambria" w:hAnsi="Cambria" w:cs="Times New Roman"/>
          <w:b/>
          <w:sz w:val="28"/>
          <w:szCs w:val="28"/>
        </w:rPr>
        <w:t xml:space="preserve"> </w:t>
      </w:r>
      <w:r w:rsidRPr="00CD7032">
        <w:rPr>
          <w:rFonts w:ascii="Symbol" w:eastAsia="Symbol" w:hAnsi="Symbol" w:cs="Symbol"/>
          <w:b/>
          <w:sz w:val="28"/>
          <w:szCs w:val="28"/>
        </w:rPr>
        <w:t>ñ</w:t>
      </w:r>
      <w:r w:rsidRPr="00CD7032">
        <w:rPr>
          <w:rFonts w:ascii="Cambria" w:hAnsi="Cambria" w:cs="Times New Roman"/>
          <w:b/>
          <w:sz w:val="28"/>
          <w:szCs w:val="28"/>
        </w:rPr>
        <w:t xml:space="preserve"> </w:t>
      </w:r>
      <w:r w:rsidRPr="00CD7032">
        <w:rPr>
          <w:rFonts w:ascii="Symbol" w:eastAsia="Symbol" w:hAnsi="Symbol" w:cs="Symbol"/>
          <w:b/>
          <w:sz w:val="28"/>
          <w:szCs w:val="28"/>
        </w:rPr>
        <w:t>á</w:t>
      </w:r>
      <w:r w:rsidR="003D4184">
        <w:rPr>
          <w:rFonts w:ascii="Cambria" w:hAnsi="Cambria" w:cs="Times New Roman"/>
          <w:b/>
          <w:sz w:val="28"/>
          <w:szCs w:val="28"/>
        </w:rPr>
        <w:t xml:space="preserve"> </w:t>
      </w:r>
      <w:r w:rsidR="00822BE4">
        <w:rPr>
          <w:rFonts w:ascii="Cambria" w:hAnsi="Cambria" w:cs="Times New Roman"/>
          <w:b/>
          <w:sz w:val="28"/>
          <w:szCs w:val="28"/>
        </w:rPr>
        <w:t>Tensor</w:t>
      </w:r>
      <w:r w:rsidR="008A64E8">
        <w:rPr>
          <w:rFonts w:ascii="Cambria" w:hAnsi="Cambria" w:cs="Times New Roman"/>
          <w:b/>
          <w:sz w:val="28"/>
          <w:szCs w:val="28"/>
        </w:rPr>
        <w:t>F</w:t>
      </w:r>
      <w:r w:rsidR="00822BE4">
        <w:rPr>
          <w:rFonts w:ascii="Cambria" w:hAnsi="Cambria" w:cs="Times New Roman"/>
          <w:b/>
          <w:sz w:val="28"/>
          <w:szCs w:val="28"/>
        </w:rPr>
        <w:t>low</w:t>
      </w:r>
      <w:r w:rsidR="003D4184">
        <w:rPr>
          <w:rFonts w:ascii="Cambria" w:hAnsi="Cambria" w:cs="Times New Roman"/>
          <w:b/>
          <w:sz w:val="28"/>
          <w:szCs w:val="28"/>
        </w:rPr>
        <w:t xml:space="preserve"> </w:t>
      </w:r>
      <w:r w:rsidR="00577CE5">
        <w:rPr>
          <w:rFonts w:ascii="Cambria" w:hAnsi="Cambria" w:cs="Times New Roman"/>
          <w:b/>
          <w:sz w:val="28"/>
          <w:szCs w:val="28"/>
        </w:rPr>
        <w:t xml:space="preserve">Extended </w:t>
      </w:r>
      <w:r w:rsidRPr="00CD7032">
        <w:rPr>
          <w:rFonts w:ascii="Symbol" w:eastAsia="Symbol" w:hAnsi="Symbol" w:cs="Symbol"/>
          <w:b/>
          <w:sz w:val="28"/>
          <w:szCs w:val="28"/>
        </w:rPr>
        <w:t>ñ</w:t>
      </w:r>
    </w:p>
    <w:tbl>
      <w:tblPr>
        <w:tblStyle w:val="TableGrid"/>
        <w:tblW w:w="0" w:type="auto"/>
        <w:tblLook w:val="04A0" w:firstRow="1" w:lastRow="0" w:firstColumn="1" w:lastColumn="0" w:noHBand="0" w:noVBand="1"/>
      </w:tblPr>
      <w:tblGrid>
        <w:gridCol w:w="9350"/>
      </w:tblGrid>
      <w:tr w:rsidR="00F227D7" w:rsidRPr="00CD7032" w14:paraId="72DB2BD0" w14:textId="77777777" w:rsidTr="00F227D7">
        <w:tc>
          <w:tcPr>
            <w:tcW w:w="9350" w:type="dxa"/>
          </w:tcPr>
          <w:p w14:paraId="47683DD1" w14:textId="22D9E6AD" w:rsidR="00315A04" w:rsidRPr="00CD7032" w:rsidRDefault="00CD7032" w:rsidP="00F227D7">
            <w:pPr>
              <w:spacing w:line="360" w:lineRule="auto"/>
              <w:rPr>
                <w:rFonts w:ascii="Cambria" w:hAnsi="Cambria" w:cs="Times New Roman"/>
                <w:bCs/>
                <w:sz w:val="24"/>
                <w:szCs w:val="24"/>
              </w:rPr>
            </w:pPr>
            <w:r w:rsidRPr="00CD7032">
              <w:rPr>
                <w:rFonts w:ascii="Cambria" w:hAnsi="Cambria" w:cs="Times New Roman"/>
                <w:b/>
                <w:sz w:val="24"/>
                <w:szCs w:val="24"/>
              </w:rPr>
              <w:t xml:space="preserve">Group name: </w:t>
            </w:r>
            <w:r w:rsidR="002C04E8">
              <w:rPr>
                <w:rFonts w:ascii="Cambria" w:hAnsi="Cambria" w:cs="Times New Roman"/>
                <w:b/>
                <w:sz w:val="24"/>
                <w:szCs w:val="24"/>
              </w:rPr>
              <w:t>Group 4</w:t>
            </w:r>
          </w:p>
          <w:p w14:paraId="01475044" w14:textId="77777777" w:rsidR="00F227D7" w:rsidRDefault="00CD7032" w:rsidP="00F227D7">
            <w:pPr>
              <w:rPr>
                <w:rFonts w:ascii="Cambria" w:hAnsi="Cambria" w:cs="Times New Roman"/>
                <w:b/>
                <w:sz w:val="24"/>
                <w:szCs w:val="24"/>
              </w:rPr>
            </w:pPr>
            <w:r w:rsidRPr="00CD7032">
              <w:rPr>
                <w:rFonts w:ascii="Cambria" w:hAnsi="Cambria" w:cs="Times New Roman"/>
                <w:b/>
                <w:sz w:val="24"/>
                <w:szCs w:val="24"/>
              </w:rPr>
              <w:t xml:space="preserve">List of members: </w:t>
            </w:r>
          </w:p>
          <w:p w14:paraId="5150AA19" w14:textId="77777777" w:rsidR="00F147E3" w:rsidRDefault="00F147E3" w:rsidP="00F227D7">
            <w:pPr>
              <w:rPr>
                <w:rFonts w:ascii="Cambria" w:hAnsi="Cambria" w:cs="Times New Roman"/>
                <w:bCs/>
                <w:sz w:val="24"/>
                <w:szCs w:val="24"/>
              </w:rPr>
            </w:pPr>
          </w:p>
          <w:tbl>
            <w:tblPr>
              <w:tblStyle w:val="TableGrid"/>
              <w:tblW w:w="9160" w:type="dxa"/>
              <w:tblLook w:val="04A0" w:firstRow="1" w:lastRow="0" w:firstColumn="1" w:lastColumn="0" w:noHBand="0" w:noVBand="1"/>
            </w:tblPr>
            <w:tblGrid>
              <w:gridCol w:w="4580"/>
              <w:gridCol w:w="4580"/>
            </w:tblGrid>
            <w:tr w:rsidR="00FD463E" w14:paraId="5B2BD356" w14:textId="77777777" w:rsidTr="0021376D">
              <w:trPr>
                <w:trHeight w:val="376"/>
              </w:trPr>
              <w:tc>
                <w:tcPr>
                  <w:tcW w:w="4580" w:type="dxa"/>
                </w:tcPr>
                <w:p w14:paraId="602FF65B" w14:textId="6E7777A4" w:rsidR="00FD463E" w:rsidRPr="0021376D" w:rsidRDefault="00FD463E" w:rsidP="00F227D7">
                  <w:pPr>
                    <w:rPr>
                      <w:rFonts w:ascii="Cambria" w:hAnsi="Cambria" w:cs="Times New Roman"/>
                      <w:b/>
                    </w:rPr>
                  </w:pPr>
                  <w:r w:rsidRPr="0021376D">
                    <w:rPr>
                      <w:rFonts w:ascii="Cambria" w:hAnsi="Cambria" w:cs="Times New Roman"/>
                      <w:b/>
                    </w:rPr>
                    <w:t>Names</w:t>
                  </w:r>
                </w:p>
              </w:tc>
              <w:tc>
                <w:tcPr>
                  <w:tcW w:w="4580" w:type="dxa"/>
                </w:tcPr>
                <w:p w14:paraId="2B0ADF78" w14:textId="15B11473" w:rsidR="00FD463E" w:rsidRPr="0021376D" w:rsidRDefault="00FD463E" w:rsidP="00F227D7">
                  <w:pPr>
                    <w:rPr>
                      <w:rFonts w:ascii="Cambria" w:hAnsi="Cambria" w:cs="Times New Roman"/>
                      <w:b/>
                    </w:rPr>
                  </w:pPr>
                  <w:r w:rsidRPr="0021376D">
                    <w:rPr>
                      <w:rFonts w:ascii="Cambria" w:hAnsi="Cambria" w:cs="Times New Roman"/>
                      <w:b/>
                    </w:rPr>
                    <w:t>IDs</w:t>
                  </w:r>
                </w:p>
              </w:tc>
            </w:tr>
            <w:tr w:rsidR="00FD463E" w14:paraId="1656DFFC" w14:textId="77777777" w:rsidTr="0021376D">
              <w:trPr>
                <w:trHeight w:val="394"/>
              </w:trPr>
              <w:tc>
                <w:tcPr>
                  <w:tcW w:w="4580" w:type="dxa"/>
                </w:tcPr>
                <w:p w14:paraId="3B5774CA" w14:textId="2BAE57FD" w:rsidR="00FD463E" w:rsidRDefault="00410D25" w:rsidP="00F227D7">
                  <w:pPr>
                    <w:rPr>
                      <w:rFonts w:ascii="Cambria" w:hAnsi="Cambria" w:cs="Times New Roman"/>
                      <w:bCs/>
                    </w:rPr>
                  </w:pPr>
                  <w:r>
                    <w:rPr>
                      <w:rFonts w:ascii="Cambria" w:hAnsi="Cambria" w:cs="Times New Roman"/>
                      <w:bCs/>
                    </w:rPr>
                    <w:t>Nguyễn Đức Trường</w:t>
                  </w:r>
                </w:p>
              </w:tc>
              <w:tc>
                <w:tcPr>
                  <w:tcW w:w="4580" w:type="dxa"/>
                </w:tcPr>
                <w:p w14:paraId="25284E77" w14:textId="6A10240D" w:rsidR="00FD463E" w:rsidRDefault="00410D25" w:rsidP="00F227D7">
                  <w:pPr>
                    <w:rPr>
                      <w:rFonts w:ascii="Cambria" w:hAnsi="Cambria" w:cs="Times New Roman"/>
                      <w:bCs/>
                    </w:rPr>
                  </w:pPr>
                  <w:r>
                    <w:rPr>
                      <w:rFonts w:ascii="Cambria" w:hAnsi="Cambria" w:cs="Times New Roman"/>
                      <w:bCs/>
                    </w:rPr>
                    <w:t>20127374</w:t>
                  </w:r>
                </w:p>
              </w:tc>
            </w:tr>
            <w:tr w:rsidR="00410D25" w14:paraId="671D5095" w14:textId="77777777" w:rsidTr="0021376D">
              <w:trPr>
                <w:trHeight w:val="376"/>
              </w:trPr>
              <w:tc>
                <w:tcPr>
                  <w:tcW w:w="4580" w:type="dxa"/>
                </w:tcPr>
                <w:p w14:paraId="1DDB753B" w14:textId="1F99DA90" w:rsidR="00410D25" w:rsidRDefault="00410D25" w:rsidP="00410D25">
                  <w:pPr>
                    <w:rPr>
                      <w:rFonts w:ascii="Cambria" w:hAnsi="Cambria" w:cs="Times New Roman"/>
                      <w:bCs/>
                    </w:rPr>
                  </w:pPr>
                  <w:r>
                    <w:rPr>
                      <w:rFonts w:ascii="Cambria" w:hAnsi="Cambria" w:cs="Times New Roman"/>
                      <w:bCs/>
                    </w:rPr>
                    <w:t>Lê Ngọc Tường</w:t>
                  </w:r>
                </w:p>
              </w:tc>
              <w:tc>
                <w:tcPr>
                  <w:tcW w:w="4580" w:type="dxa"/>
                </w:tcPr>
                <w:p w14:paraId="072D1222" w14:textId="6C627A3C" w:rsidR="00410D25" w:rsidRDefault="00410D25" w:rsidP="00410D25">
                  <w:pPr>
                    <w:rPr>
                      <w:rFonts w:ascii="Cambria" w:hAnsi="Cambria" w:cs="Times New Roman"/>
                      <w:bCs/>
                    </w:rPr>
                  </w:pPr>
                  <w:r>
                    <w:rPr>
                      <w:rFonts w:ascii="Cambria" w:hAnsi="Cambria" w:cs="Times New Roman"/>
                      <w:bCs/>
                    </w:rPr>
                    <w:t>20127383</w:t>
                  </w:r>
                </w:p>
              </w:tc>
            </w:tr>
            <w:tr w:rsidR="00410D25" w14:paraId="0BAB9A8D" w14:textId="77777777" w:rsidTr="0021376D">
              <w:trPr>
                <w:trHeight w:val="376"/>
              </w:trPr>
              <w:tc>
                <w:tcPr>
                  <w:tcW w:w="4580" w:type="dxa"/>
                </w:tcPr>
                <w:p w14:paraId="6AA940BD" w14:textId="18F84B48" w:rsidR="00410D25" w:rsidRDefault="00410D25" w:rsidP="00410D25">
                  <w:pPr>
                    <w:rPr>
                      <w:rFonts w:ascii="Cambria" w:hAnsi="Cambria" w:cs="Times New Roman"/>
                      <w:bCs/>
                    </w:rPr>
                  </w:pPr>
                  <w:r>
                    <w:rPr>
                      <w:rFonts w:ascii="Cambria" w:hAnsi="Cambria" w:cs="Times New Roman"/>
                      <w:bCs/>
                    </w:rPr>
                    <w:t>Nguyễn Tư Duy</w:t>
                  </w:r>
                </w:p>
              </w:tc>
              <w:tc>
                <w:tcPr>
                  <w:tcW w:w="4580" w:type="dxa"/>
                </w:tcPr>
                <w:p w14:paraId="7A257FFA" w14:textId="086CC9D3" w:rsidR="00410D25" w:rsidRDefault="00410D25" w:rsidP="00410D25">
                  <w:pPr>
                    <w:rPr>
                      <w:rFonts w:ascii="Cambria" w:hAnsi="Cambria" w:cs="Times New Roman"/>
                      <w:bCs/>
                    </w:rPr>
                  </w:pPr>
                  <w:r>
                    <w:rPr>
                      <w:rFonts w:ascii="Cambria" w:hAnsi="Cambria" w:cs="Times New Roman"/>
                      <w:bCs/>
                    </w:rPr>
                    <w:t>20127484</w:t>
                  </w:r>
                </w:p>
              </w:tc>
            </w:tr>
            <w:tr w:rsidR="00410D25" w14:paraId="3834181F" w14:textId="77777777" w:rsidTr="0021376D">
              <w:trPr>
                <w:trHeight w:val="376"/>
              </w:trPr>
              <w:tc>
                <w:tcPr>
                  <w:tcW w:w="4580" w:type="dxa"/>
                </w:tcPr>
                <w:p w14:paraId="68EC7748" w14:textId="71BF0ED3" w:rsidR="00410D25" w:rsidRDefault="00410D25" w:rsidP="00410D25">
                  <w:pPr>
                    <w:rPr>
                      <w:rFonts w:ascii="Cambria" w:hAnsi="Cambria" w:cs="Times New Roman"/>
                      <w:bCs/>
                    </w:rPr>
                  </w:pPr>
                  <w:r>
                    <w:rPr>
                      <w:rFonts w:ascii="Cambria" w:hAnsi="Cambria" w:cs="Times New Roman"/>
                      <w:bCs/>
                    </w:rPr>
                    <w:t>Nguyễn Tấn Phát</w:t>
                  </w:r>
                </w:p>
              </w:tc>
              <w:tc>
                <w:tcPr>
                  <w:tcW w:w="4580" w:type="dxa"/>
                </w:tcPr>
                <w:p w14:paraId="52A8FE64" w14:textId="49A89E73" w:rsidR="00410D25" w:rsidRDefault="00410D25" w:rsidP="00410D25">
                  <w:pPr>
                    <w:rPr>
                      <w:rFonts w:ascii="Cambria" w:hAnsi="Cambria" w:cs="Times New Roman"/>
                      <w:bCs/>
                    </w:rPr>
                  </w:pPr>
                  <w:r>
                    <w:rPr>
                      <w:rFonts w:ascii="Cambria" w:hAnsi="Cambria" w:cs="Times New Roman"/>
                      <w:bCs/>
                    </w:rPr>
                    <w:t>20127588</w:t>
                  </w:r>
                </w:p>
              </w:tc>
            </w:tr>
          </w:tbl>
          <w:p w14:paraId="07D0DDD7" w14:textId="388C8140" w:rsidR="00FE5503" w:rsidRPr="00CD7032" w:rsidRDefault="00FE5503" w:rsidP="00F227D7">
            <w:pPr>
              <w:rPr>
                <w:rFonts w:ascii="Cambria" w:hAnsi="Cambria" w:cs="Times New Roman"/>
                <w:bCs/>
              </w:rPr>
            </w:pPr>
          </w:p>
        </w:tc>
      </w:tr>
    </w:tbl>
    <w:p w14:paraId="5D2CB8EE" w14:textId="77777777" w:rsidR="00F227D7" w:rsidRPr="00CD7032" w:rsidRDefault="00F227D7" w:rsidP="00921670">
      <w:pPr>
        <w:rPr>
          <w:rFonts w:ascii="Cambria" w:hAnsi="Cambria" w:cs="Times New Roman"/>
          <w:sz w:val="4"/>
        </w:rPr>
      </w:pPr>
    </w:p>
    <w:tbl>
      <w:tblPr>
        <w:tblStyle w:val="TableGrid"/>
        <w:tblW w:w="0" w:type="auto"/>
        <w:tblLook w:val="04A0" w:firstRow="1" w:lastRow="0" w:firstColumn="1" w:lastColumn="0" w:noHBand="0" w:noVBand="1"/>
      </w:tblPr>
      <w:tblGrid>
        <w:gridCol w:w="9350"/>
      </w:tblGrid>
      <w:tr w:rsidR="00921670" w:rsidRPr="00CD7032" w14:paraId="62D2AD2C" w14:textId="77777777" w:rsidTr="00921670">
        <w:tc>
          <w:tcPr>
            <w:tcW w:w="9350" w:type="dxa"/>
          </w:tcPr>
          <w:p w14:paraId="51824018" w14:textId="4426F452" w:rsidR="00202651" w:rsidRPr="00CD7032" w:rsidRDefault="00CD7032" w:rsidP="0070642F">
            <w:pPr>
              <w:spacing w:line="360" w:lineRule="auto"/>
              <w:ind w:left="720" w:hanging="720"/>
              <w:jc w:val="both"/>
              <w:rPr>
                <w:rFonts w:ascii="Cambria" w:hAnsi="Cambria" w:cs="Times New Roman"/>
                <w:sz w:val="24"/>
                <w:szCs w:val="24"/>
              </w:rPr>
            </w:pPr>
            <w:r>
              <w:rPr>
                <w:rFonts w:ascii="Cambria" w:hAnsi="Cambria" w:cs="Times New Roman"/>
                <w:b/>
                <w:sz w:val="24"/>
                <w:szCs w:val="24"/>
              </w:rPr>
              <w:t>Keywords</w:t>
            </w:r>
            <w:r w:rsidR="00202651" w:rsidRPr="00CD7032">
              <w:rPr>
                <w:rFonts w:ascii="Cambria" w:hAnsi="Cambria" w:cs="Times New Roman"/>
                <w:b/>
                <w:sz w:val="24"/>
                <w:szCs w:val="24"/>
              </w:rPr>
              <w:t>:</w:t>
            </w:r>
            <w:r w:rsidR="00202651" w:rsidRPr="00CD7032">
              <w:rPr>
                <w:rFonts w:ascii="Cambria" w:hAnsi="Cambria" w:cs="Times New Roman"/>
                <w:sz w:val="24"/>
                <w:szCs w:val="24"/>
              </w:rPr>
              <w:t xml:space="preserve"> </w:t>
            </w:r>
            <w:r w:rsidR="00B949C2">
              <w:rPr>
                <w:rFonts w:ascii="Cambria" w:hAnsi="Cambria" w:cs="Times New Roman"/>
                <w:sz w:val="24"/>
                <w:szCs w:val="24"/>
              </w:rPr>
              <w:t xml:space="preserve">Tensor, </w:t>
            </w:r>
            <w:r w:rsidR="004C6D5B" w:rsidRPr="004C6D5B">
              <w:rPr>
                <w:rFonts w:ascii="Cambria" w:hAnsi="Cambria" w:cs="Times New Roman"/>
                <w:sz w:val="24"/>
                <w:szCs w:val="24"/>
              </w:rPr>
              <w:t>platform</w:t>
            </w:r>
            <w:r w:rsidR="004C6D5B">
              <w:rPr>
                <w:rFonts w:ascii="Cambria" w:hAnsi="Cambria" w:cs="Times New Roman"/>
                <w:sz w:val="24"/>
                <w:szCs w:val="24"/>
              </w:rPr>
              <w:t>,</w:t>
            </w:r>
            <w:r w:rsidR="00B949C2">
              <w:rPr>
                <w:rFonts w:ascii="Cambria" w:hAnsi="Cambria" w:cs="Times New Roman"/>
                <w:sz w:val="24"/>
                <w:szCs w:val="24"/>
              </w:rPr>
              <w:t xml:space="preserve"> </w:t>
            </w:r>
            <w:r w:rsidR="00E41A83">
              <w:rPr>
                <w:rFonts w:ascii="Cambria" w:hAnsi="Cambria" w:cs="Times New Roman"/>
                <w:sz w:val="24"/>
                <w:szCs w:val="24"/>
              </w:rPr>
              <w:t xml:space="preserve">machine learning, </w:t>
            </w:r>
            <w:r w:rsidR="00A246CB">
              <w:rPr>
                <w:rFonts w:ascii="Cambria" w:hAnsi="Cambria" w:cs="Times New Roman"/>
                <w:sz w:val="24"/>
                <w:szCs w:val="24"/>
              </w:rPr>
              <w:t>train</w:t>
            </w:r>
            <w:r w:rsidR="00422A66">
              <w:rPr>
                <w:rFonts w:ascii="Cambria" w:hAnsi="Cambria" w:cs="Times New Roman"/>
                <w:sz w:val="24"/>
                <w:szCs w:val="24"/>
              </w:rPr>
              <w:t>ing</w:t>
            </w:r>
            <w:r w:rsidR="00A246CB">
              <w:rPr>
                <w:rFonts w:ascii="Cambria" w:hAnsi="Cambria" w:cs="Times New Roman"/>
                <w:sz w:val="24"/>
                <w:szCs w:val="24"/>
              </w:rPr>
              <w:t xml:space="preserve"> model, </w:t>
            </w:r>
            <w:r w:rsidR="00E31D79">
              <w:rPr>
                <w:rFonts w:ascii="Cambria" w:hAnsi="Cambria" w:cs="Times New Roman"/>
                <w:sz w:val="24"/>
                <w:szCs w:val="24"/>
              </w:rPr>
              <w:t>end to end</w:t>
            </w:r>
          </w:p>
          <w:p w14:paraId="0CE1B389" w14:textId="25DAAE5B" w:rsidR="00921670" w:rsidRPr="00CD7032" w:rsidRDefault="00F74A21" w:rsidP="00921670">
            <w:pPr>
              <w:spacing w:line="360" w:lineRule="auto"/>
              <w:jc w:val="both"/>
              <w:rPr>
                <w:rFonts w:ascii="Cambria" w:hAnsi="Cambria" w:cs="Times New Roman"/>
                <w:sz w:val="24"/>
                <w:szCs w:val="24"/>
              </w:rPr>
            </w:pPr>
            <w:r>
              <w:rPr>
                <w:rFonts w:ascii="Cambria" w:hAnsi="Cambria" w:cs="Times New Roman"/>
                <w:b/>
                <w:sz w:val="24"/>
                <w:szCs w:val="24"/>
              </w:rPr>
              <w:t>Description</w:t>
            </w:r>
            <w:r w:rsidR="00921670" w:rsidRPr="00CD7032">
              <w:rPr>
                <w:rFonts w:ascii="Cambria" w:hAnsi="Cambria" w:cs="Times New Roman"/>
                <w:b/>
                <w:sz w:val="24"/>
                <w:szCs w:val="24"/>
              </w:rPr>
              <w:t xml:space="preserve">: </w:t>
            </w:r>
            <w:r w:rsidR="004C6D5B" w:rsidRPr="004C6D5B">
              <w:rPr>
                <w:rFonts w:ascii="Cambria" w:hAnsi="Cambria" w:cs="Times New Roman"/>
                <w:sz w:val="24"/>
                <w:szCs w:val="24"/>
              </w:rPr>
              <w:t>TensorFlow Extended (TFX) is a platform for building scalable and production-ready machine learning pipelines using TensorFlow. It is an end-to-end platform that helps developers to transform data, train models, and deploy them to production environments.</w:t>
            </w:r>
          </w:p>
          <w:p w14:paraId="05AF88D1" w14:textId="77777777" w:rsidR="00921670" w:rsidRDefault="00F74A21" w:rsidP="00202651">
            <w:pPr>
              <w:spacing w:line="360" w:lineRule="auto"/>
              <w:jc w:val="both"/>
              <w:rPr>
                <w:rFonts w:ascii="Cambria" w:hAnsi="Cambria" w:cs="Times New Roman"/>
                <w:bCs/>
                <w:sz w:val="24"/>
                <w:szCs w:val="24"/>
              </w:rPr>
            </w:pPr>
            <w:r>
              <w:rPr>
                <w:rFonts w:ascii="Cambria" w:hAnsi="Cambria" w:cs="Times New Roman"/>
                <w:b/>
                <w:sz w:val="24"/>
                <w:szCs w:val="24"/>
              </w:rPr>
              <w:t>List of references</w:t>
            </w:r>
            <w:r w:rsidR="00202651" w:rsidRPr="00CD7032">
              <w:rPr>
                <w:rFonts w:ascii="Cambria" w:hAnsi="Cambria" w:cs="Times New Roman"/>
                <w:b/>
                <w:sz w:val="24"/>
                <w:szCs w:val="24"/>
              </w:rPr>
              <w:t>:</w:t>
            </w:r>
            <w:r w:rsidR="00202651" w:rsidRPr="00CD7032">
              <w:rPr>
                <w:rFonts w:ascii="Cambria" w:hAnsi="Cambria" w:cs="Times New Roman"/>
                <w:sz w:val="24"/>
                <w:szCs w:val="24"/>
              </w:rPr>
              <w:t xml:space="preserve"> </w:t>
            </w:r>
            <w:r>
              <w:rPr>
                <w:rFonts w:ascii="Symbol" w:eastAsia="Symbol" w:hAnsi="Symbol" w:cs="Symbol"/>
                <w:sz w:val="24"/>
                <w:szCs w:val="24"/>
              </w:rPr>
              <w:t>á</w:t>
            </w:r>
            <w:r w:rsidR="00E13F66">
              <w:rPr>
                <w:rFonts w:ascii="Cambria" w:hAnsi="Cambria" w:cs="Times New Roman"/>
                <w:sz w:val="24"/>
                <w:szCs w:val="24"/>
              </w:rPr>
              <w:t>materials that have been used in this research</w:t>
            </w:r>
            <w:r w:rsidR="00E13F66">
              <w:rPr>
                <w:rFonts w:ascii="Symbol" w:eastAsia="Symbol" w:hAnsi="Symbol" w:cs="Symbol"/>
                <w:sz w:val="24"/>
                <w:szCs w:val="24"/>
              </w:rPr>
              <w:t>ñ</w:t>
            </w:r>
          </w:p>
          <w:p w14:paraId="672CB2E3" w14:textId="608A44FB" w:rsidR="00E13F66" w:rsidRPr="004C6D5B" w:rsidRDefault="00B14060" w:rsidP="00B26CBA">
            <w:pPr>
              <w:pStyle w:val="ListParagraph"/>
              <w:numPr>
                <w:ilvl w:val="0"/>
                <w:numId w:val="3"/>
              </w:numPr>
              <w:spacing w:line="360" w:lineRule="auto"/>
              <w:jc w:val="both"/>
              <w:rPr>
                <w:rStyle w:val="QuoteChar"/>
              </w:rPr>
            </w:pPr>
            <w:r>
              <w:rPr>
                <w:rFonts w:ascii="Cambria" w:hAnsi="Cambria" w:cs="Times New Roman"/>
                <w:sz w:val="24"/>
                <w:szCs w:val="24"/>
              </w:rPr>
              <w:t>Google</w:t>
            </w:r>
            <w:r w:rsidR="00551EBB">
              <w:rPr>
                <w:rFonts w:ascii="Cambria" w:hAnsi="Cambria" w:cs="Times New Roman"/>
                <w:sz w:val="24"/>
                <w:szCs w:val="24"/>
              </w:rPr>
              <w:t>. Tensorflow home</w:t>
            </w:r>
            <w:r w:rsidR="00963FCC">
              <w:rPr>
                <w:rFonts w:ascii="Cambria" w:hAnsi="Cambria" w:cs="Times New Roman"/>
                <w:sz w:val="24"/>
                <w:szCs w:val="24"/>
              </w:rPr>
              <w:t xml:space="preserve">page </w:t>
            </w:r>
            <w:ins w:id="0" w:author="NGUYỄN TẤN PHÁT">
              <w:r w:rsidR="00963FCC" w:rsidRPr="004C6D5B">
                <w:rPr>
                  <w:rStyle w:val="QuoteChar"/>
                </w:rPr>
                <w:t>(https://www.tensorflow.org)</w:t>
              </w:r>
            </w:ins>
          </w:p>
          <w:p w14:paraId="63D878FD" w14:textId="4A730C5F" w:rsidR="00E13F66" w:rsidRDefault="085859BE" w:rsidP="00B26CBA">
            <w:pPr>
              <w:pStyle w:val="ListParagraph"/>
              <w:numPr>
                <w:ilvl w:val="0"/>
                <w:numId w:val="3"/>
              </w:numPr>
              <w:spacing w:line="360" w:lineRule="auto"/>
              <w:jc w:val="both"/>
              <w:rPr>
                <w:rFonts w:ascii="Cambria" w:hAnsi="Cambria" w:cs="Times New Roman"/>
                <w:sz w:val="24"/>
                <w:szCs w:val="24"/>
              </w:rPr>
            </w:pPr>
            <w:r w:rsidRPr="085859BE">
              <w:rPr>
                <w:rFonts w:ascii="Cambria" w:hAnsi="Cambria" w:cs="Times New Roman"/>
                <w:sz w:val="24"/>
                <w:szCs w:val="24"/>
              </w:rPr>
              <w:t xml:space="preserve">Google.  Tensorflow Extended tutorials </w:t>
            </w:r>
            <w:r w:rsidRPr="085859BE">
              <w:rPr>
                <w:rStyle w:val="QuoteChar"/>
              </w:rPr>
              <w:t>(</w:t>
            </w:r>
            <w:hyperlink r:id="rId12">
              <w:r w:rsidRPr="085859BE">
                <w:rPr>
                  <w:rStyle w:val="Hyperlink"/>
                </w:rPr>
                <w:t>https://www.tensorflow.org/tfx/tutorials</w:t>
              </w:r>
            </w:hyperlink>
            <w:r w:rsidRPr="085859BE">
              <w:rPr>
                <w:rStyle w:val="QuoteChar"/>
              </w:rPr>
              <w:t>)</w:t>
            </w:r>
          </w:p>
          <w:p w14:paraId="3F239C28" w14:textId="4A730C5F" w:rsidR="002C714B" w:rsidRPr="008F28CE" w:rsidRDefault="085859BE" w:rsidP="00B26CBA">
            <w:pPr>
              <w:pStyle w:val="ListParagraph"/>
              <w:numPr>
                <w:ilvl w:val="0"/>
                <w:numId w:val="3"/>
              </w:numPr>
              <w:spacing w:line="360" w:lineRule="auto"/>
              <w:jc w:val="both"/>
              <w:rPr>
                <w:rFonts w:ascii="Cambria" w:hAnsi="Cambria" w:cs="Times New Roman"/>
                <w:sz w:val="24"/>
                <w:szCs w:val="24"/>
              </w:rPr>
            </w:pPr>
            <w:r w:rsidRPr="085859BE">
              <w:rPr>
                <w:rFonts w:ascii="Cambria" w:hAnsi="Cambria" w:cs="Times New Roman"/>
                <w:sz w:val="24"/>
                <w:szCs w:val="24"/>
              </w:rPr>
              <w:t xml:space="preserve">Nguyen Van Hieu. Tensorflow tutorials </w:t>
            </w:r>
            <w:r w:rsidRPr="085859BE">
              <w:rPr>
                <w:rStyle w:val="QuoteChar"/>
              </w:rPr>
              <w:t>(</w:t>
            </w:r>
            <w:hyperlink r:id="rId13">
              <w:r w:rsidRPr="085859BE">
                <w:rPr>
                  <w:rStyle w:val="Hyperlink"/>
                </w:rPr>
                <w:t>https://blog.luyencode.net/khoa-hoc-tensorflow/</w:t>
              </w:r>
            </w:hyperlink>
            <w:r w:rsidRPr="085859BE">
              <w:rPr>
                <w:rStyle w:val="QuoteChar"/>
              </w:rPr>
              <w:t>)</w:t>
            </w:r>
          </w:p>
          <w:p w14:paraId="3772AABB" w14:textId="096E51B5" w:rsidR="008169EB" w:rsidRPr="004665D8" w:rsidRDefault="008F28CE" w:rsidP="00B26CBA">
            <w:pPr>
              <w:pStyle w:val="ListParagraph"/>
              <w:numPr>
                <w:ilvl w:val="0"/>
                <w:numId w:val="3"/>
              </w:numPr>
              <w:spacing w:line="360" w:lineRule="auto"/>
              <w:jc w:val="both"/>
            </w:pPr>
            <w:r w:rsidRPr="0915BA4B">
              <w:rPr>
                <w:rFonts w:ascii="Cambria" w:hAnsi="Cambria" w:cs="Times New Roman"/>
                <w:sz w:val="24"/>
                <w:szCs w:val="24"/>
              </w:rPr>
              <w:t>NandaKishore Joshi</w:t>
            </w:r>
            <w:r w:rsidR="007F74F8" w:rsidRPr="0915BA4B">
              <w:rPr>
                <w:rFonts w:ascii="Cambria" w:hAnsi="Cambria" w:cs="Times New Roman"/>
                <w:sz w:val="24"/>
                <w:szCs w:val="24"/>
              </w:rPr>
              <w:t xml:space="preserve">. </w:t>
            </w:r>
            <w:r w:rsidR="008169EB" w:rsidRPr="0915BA4B">
              <w:rPr>
                <w:rFonts w:ascii="Cambria" w:hAnsi="Cambria" w:cs="Times New Roman"/>
                <w:sz w:val="24"/>
                <w:szCs w:val="24"/>
              </w:rPr>
              <w:t>What is TensorFlow Extended (TFX)</w:t>
            </w:r>
            <w:r w:rsidR="00D51366" w:rsidRPr="0915BA4B">
              <w:rPr>
                <w:rFonts w:ascii="Cambria" w:hAnsi="Cambria" w:cs="Times New Roman"/>
                <w:sz w:val="24"/>
                <w:szCs w:val="24"/>
              </w:rPr>
              <w:t xml:space="preserve">. </w:t>
            </w:r>
            <w:r w:rsidR="085859BE" w:rsidRPr="0915BA4B">
              <w:rPr>
                <w:rFonts w:ascii="Cambria" w:hAnsi="Cambria" w:cs="Times New Roman"/>
                <w:sz w:val="24"/>
                <w:szCs w:val="24"/>
              </w:rPr>
              <w:t xml:space="preserve">2022 </w:t>
            </w:r>
            <w:r w:rsidR="009F46ED" w:rsidRPr="0915BA4B">
              <w:rPr>
                <w:rStyle w:val="QuoteChar"/>
              </w:rPr>
              <w:t>(</w:t>
            </w:r>
            <w:hyperlink r:id="rId14">
              <w:r w:rsidR="00F17D2C" w:rsidRPr="0915BA4B">
                <w:rPr>
                  <w:rStyle w:val="Hyperlink"/>
                </w:rPr>
                <w:t>https://medium.com/mlearning-ai/what-is-tensorflow-extended-tfx-e5a07b209f0a</w:t>
              </w:r>
            </w:hyperlink>
            <w:r w:rsidR="009F46ED" w:rsidRPr="0915BA4B">
              <w:rPr>
                <w:rStyle w:val="QuoteChar"/>
              </w:rPr>
              <w:t>)</w:t>
            </w:r>
          </w:p>
          <w:p w14:paraId="1A84628F" w14:textId="77777777" w:rsidR="004665D8" w:rsidRPr="004665D8" w:rsidRDefault="004665D8" w:rsidP="004665D8">
            <w:pPr>
              <w:pStyle w:val="ListParagraph"/>
              <w:spacing w:line="360" w:lineRule="auto"/>
              <w:jc w:val="both"/>
              <w:rPr>
                <w:rFonts w:ascii="Cambria" w:hAnsi="Cambria" w:cs="Times New Roman"/>
                <w:sz w:val="24"/>
                <w:szCs w:val="24"/>
              </w:rPr>
            </w:pPr>
          </w:p>
          <w:p w14:paraId="4AF98E3E" w14:textId="0D7E0AD8" w:rsidR="00F47B26" w:rsidRPr="00F47B26" w:rsidRDefault="00F47B26" w:rsidP="00B40483">
            <w:pPr>
              <w:spacing w:line="360" w:lineRule="auto"/>
              <w:ind w:left="360"/>
              <w:jc w:val="both"/>
              <w:rPr>
                <w:rFonts w:ascii="Cambria" w:hAnsi="Cambria" w:cs="Times New Roman"/>
                <w:sz w:val="24"/>
                <w:szCs w:val="24"/>
              </w:rPr>
            </w:pPr>
          </w:p>
        </w:tc>
      </w:tr>
      <w:tr w:rsidR="00CC545E" w:rsidRPr="00CD7032" w14:paraId="23CF192E" w14:textId="77777777" w:rsidTr="00921670">
        <w:tc>
          <w:tcPr>
            <w:tcW w:w="9350" w:type="dxa"/>
          </w:tcPr>
          <w:p w14:paraId="33AD8B8B" w14:textId="77777777" w:rsidR="00CC545E" w:rsidRDefault="00CC545E" w:rsidP="0070642F">
            <w:pPr>
              <w:spacing w:line="360" w:lineRule="auto"/>
              <w:ind w:left="720" w:hanging="720"/>
              <w:jc w:val="both"/>
              <w:rPr>
                <w:rFonts w:ascii="Cambria" w:hAnsi="Cambria" w:cs="Times New Roman"/>
                <w:b/>
                <w:sz w:val="24"/>
                <w:szCs w:val="24"/>
              </w:rPr>
            </w:pPr>
          </w:p>
        </w:tc>
      </w:tr>
    </w:tbl>
    <w:p w14:paraId="474A6A38" w14:textId="77777777" w:rsidR="00C64C92" w:rsidRPr="00CD7032" w:rsidRDefault="00C64C92" w:rsidP="002D06B9">
      <w:pPr>
        <w:spacing w:line="240" w:lineRule="auto"/>
        <w:jc w:val="both"/>
        <w:rPr>
          <w:rFonts w:ascii="Cambria" w:hAnsi="Cambria" w:cs="Times New Roman"/>
          <w:b/>
          <w:sz w:val="6"/>
        </w:rPr>
      </w:pPr>
    </w:p>
    <w:tbl>
      <w:tblPr>
        <w:tblStyle w:val="TableGrid"/>
        <w:tblW w:w="9355" w:type="dxa"/>
        <w:tblLayout w:type="fixed"/>
        <w:tblLook w:val="06A0" w:firstRow="1" w:lastRow="0" w:firstColumn="1" w:lastColumn="0" w:noHBand="1" w:noVBand="1"/>
      </w:tblPr>
      <w:tblGrid>
        <w:gridCol w:w="9355"/>
      </w:tblGrid>
      <w:tr w:rsidR="00815606" w:rsidRPr="00CD7032" w14:paraId="2F47747F" w14:textId="77777777" w:rsidTr="0AE60038">
        <w:tc>
          <w:tcPr>
            <w:tcW w:w="9355" w:type="dxa"/>
          </w:tcPr>
          <w:p w14:paraId="0CD9BC24" w14:textId="177B133D" w:rsidR="002D06B9" w:rsidRDefault="003A2E48" w:rsidP="002D06B9">
            <w:pPr>
              <w:spacing w:line="360" w:lineRule="auto"/>
              <w:jc w:val="both"/>
              <w:rPr>
                <w:rFonts w:ascii="Cambria" w:hAnsi="Cambria" w:cs="Times New Roman"/>
                <w:b/>
                <w:sz w:val="24"/>
                <w:szCs w:val="24"/>
              </w:rPr>
            </w:pPr>
            <w:r>
              <w:rPr>
                <w:rFonts w:ascii="Cambria" w:hAnsi="Cambria" w:cs="Times New Roman"/>
                <w:b/>
                <w:sz w:val="24"/>
                <w:szCs w:val="24"/>
              </w:rPr>
              <w:t>Presentation outline</w:t>
            </w:r>
          </w:p>
          <w:p w14:paraId="20F49998" w14:textId="670F93C5" w:rsidR="009316D3" w:rsidRPr="00E50BCC" w:rsidRDefault="003A2E48" w:rsidP="00B26CBA">
            <w:pPr>
              <w:pStyle w:val="ListParagraph"/>
              <w:numPr>
                <w:ilvl w:val="0"/>
                <w:numId w:val="1"/>
              </w:numPr>
              <w:spacing w:line="360" w:lineRule="auto"/>
              <w:jc w:val="both"/>
              <w:rPr>
                <w:rFonts w:ascii="Cambria" w:hAnsi="Cambria" w:cs="Times New Roman"/>
                <w:b/>
                <w:bCs/>
                <w:sz w:val="24"/>
                <w:szCs w:val="24"/>
              </w:rPr>
            </w:pPr>
            <w:r w:rsidRPr="00E50BCC">
              <w:rPr>
                <w:rFonts w:ascii="Cambria" w:hAnsi="Cambria" w:cs="Times New Roman"/>
                <w:b/>
                <w:bCs/>
                <w:sz w:val="24"/>
                <w:szCs w:val="24"/>
              </w:rPr>
              <w:t xml:space="preserve">Introduction: </w:t>
            </w:r>
          </w:p>
          <w:p w14:paraId="22B9114E" w14:textId="44682449" w:rsidR="009569A2" w:rsidRPr="009569A2" w:rsidRDefault="00CC01DC" w:rsidP="009569A2">
            <w:pPr>
              <w:spacing w:line="360" w:lineRule="auto"/>
              <w:ind w:left="360"/>
              <w:jc w:val="both"/>
              <w:rPr>
                <w:rFonts w:ascii="Cambria" w:hAnsi="Cambria" w:cs="Times New Roman"/>
                <w:sz w:val="24"/>
                <w:szCs w:val="24"/>
              </w:rPr>
            </w:pPr>
            <w:r w:rsidRPr="00CC01DC">
              <w:rPr>
                <w:rFonts w:ascii="Cambria" w:hAnsi="Cambria" w:cs="Times New Roman"/>
                <w:sz w:val="24"/>
                <w:szCs w:val="24"/>
              </w:rPr>
              <w:t>Deploying production-ready Machine Learning (ML) pipelines is not quite a straightforward operation, in contrast to traditional software engineering. Data ingestion, validation, pre-processing, model training, and post-training tasks are just a few examples of the many jobs that can be included in a ML pipeline. For the most part, data scientists or ML engineers eventually develop a lot of boilerplate code and glue code to execute these jobs. Since these glue codes are frequently fragile, pipeline problems result.</w:t>
            </w:r>
          </w:p>
          <w:p w14:paraId="686CA510" w14:textId="77777777" w:rsidR="00696169" w:rsidRDefault="006F281B" w:rsidP="00696169">
            <w:pPr>
              <w:spacing w:after="160" w:line="360" w:lineRule="auto"/>
              <w:ind w:left="360"/>
              <w:jc w:val="both"/>
              <w:rPr>
                <w:rFonts w:ascii="Cambria" w:hAnsi="Cambria" w:cs="Times New Roman"/>
                <w:sz w:val="24"/>
                <w:szCs w:val="24"/>
              </w:rPr>
            </w:pPr>
            <w:r w:rsidRPr="006F281B">
              <w:rPr>
                <w:rFonts w:ascii="Cambria" w:hAnsi="Cambria" w:cs="Times New Roman"/>
                <w:sz w:val="24"/>
                <w:szCs w:val="24"/>
              </w:rPr>
              <w:t>ML pipelines can get incredibly complex over time and require a lot of overhead to maintain job relationships. There are drawbacks to writing one's own boiler and glue codes. To adapt to any modifications in the input data format, many manual interventions are required. Platform changes may necessitate a complete restructuring of glue codes because they are platform dependent. The capabilities of distributed systems may not be fully utilized by specialized glue routines when working on massive datasets for computer vision or NLP projects.</w:t>
            </w:r>
          </w:p>
          <w:p w14:paraId="6EC5A2E5" w14:textId="16A69A0F" w:rsidR="009569A2" w:rsidRDefault="00021C6B" w:rsidP="00696169">
            <w:pPr>
              <w:spacing w:after="160" w:line="360" w:lineRule="auto"/>
              <w:ind w:left="360"/>
              <w:jc w:val="both"/>
              <w:rPr>
                <w:rFonts w:ascii="Cambria" w:hAnsi="Cambria" w:cs="Times New Roman"/>
                <w:sz w:val="24"/>
                <w:szCs w:val="24"/>
              </w:rPr>
            </w:pPr>
            <w:r w:rsidRPr="00021C6B">
              <w:rPr>
                <w:rFonts w:ascii="Cambria" w:hAnsi="Cambria" w:cs="Times New Roman"/>
                <w:sz w:val="24"/>
                <w:szCs w:val="24"/>
              </w:rPr>
              <w:t>TensorFlow Extended (TFX) is a Google-production-scale ML platform based on TensorFlow. TFX assists in reducing boilerplate code required for each task and in streamlining pipeline definitions. For orchestration technologies like Apache Airflow, Apache Beam, and Kubeflow Pipelines, TFX provides libraries to carry out various pipeline activities as well as glue code to connect the various components</w:t>
            </w:r>
            <w:r w:rsidR="009569A2" w:rsidRPr="009569A2">
              <w:rPr>
                <w:rFonts w:ascii="Cambria" w:hAnsi="Cambria" w:cs="Times New Roman"/>
                <w:sz w:val="24"/>
                <w:szCs w:val="24"/>
              </w:rPr>
              <w:t>.</w:t>
            </w:r>
          </w:p>
          <w:p w14:paraId="7F668707" w14:textId="77777777" w:rsidR="00DF2DB4" w:rsidRDefault="007A40EB" w:rsidP="00DF2DB4">
            <w:pPr>
              <w:keepNext/>
              <w:spacing w:after="160" w:line="360" w:lineRule="auto"/>
              <w:ind w:left="360"/>
              <w:jc w:val="center"/>
            </w:pPr>
            <w:r>
              <w:rPr>
                <w:noProof/>
              </w:rPr>
              <w:drawing>
                <wp:inline distT="0" distB="0" distL="0" distR="0" wp14:anchorId="42F471F4" wp14:editId="7B7B437A">
                  <wp:extent cx="4934215" cy="1250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7858" cy="1251874"/>
                          </a:xfrm>
                          <a:prstGeom prst="rect">
                            <a:avLst/>
                          </a:prstGeom>
                        </pic:spPr>
                      </pic:pic>
                    </a:graphicData>
                  </a:graphic>
                </wp:inline>
              </w:drawing>
            </w:r>
          </w:p>
          <w:p w14:paraId="2322A70A" w14:textId="41B54BA2" w:rsidR="007A40EB" w:rsidRDefault="00DF2DB4" w:rsidP="00DF2DB4">
            <w:pPr>
              <w:pStyle w:val="Caption"/>
              <w:jc w:val="center"/>
              <w:rPr>
                <w:rFonts w:ascii="Cambria" w:hAnsi="Cambria" w:cs="Times New Roman"/>
                <w:sz w:val="24"/>
                <w:szCs w:val="24"/>
              </w:rPr>
            </w:pPr>
            <w:r>
              <w:t xml:space="preserve">Figure </w:t>
            </w:r>
            <w:r>
              <w:fldChar w:fldCharType="begin"/>
            </w:r>
            <w:r>
              <w:instrText>SEQ Figure \* ARABIC</w:instrText>
            </w:r>
            <w:r>
              <w:fldChar w:fldCharType="separate"/>
            </w:r>
            <w:r w:rsidR="001324BB">
              <w:rPr>
                <w:noProof/>
              </w:rPr>
              <w:t>1</w:t>
            </w:r>
            <w:r>
              <w:fldChar w:fldCharType="end"/>
            </w:r>
            <w:r>
              <w:t xml:space="preserve">: </w:t>
            </w:r>
            <w:r w:rsidRPr="003E63BA">
              <w:t>ML pipeline architecture</w:t>
            </w:r>
          </w:p>
          <w:p w14:paraId="2AA91CA6" w14:textId="7795B64B" w:rsidR="004E43B7" w:rsidRDefault="00FF4EEB" w:rsidP="004E43B7">
            <w:pPr>
              <w:spacing w:after="160" w:line="360" w:lineRule="auto"/>
              <w:ind w:left="360"/>
              <w:jc w:val="both"/>
              <w:rPr>
                <w:rFonts w:ascii="Cambria" w:hAnsi="Cambria" w:cs="Times New Roman"/>
                <w:sz w:val="24"/>
                <w:szCs w:val="24"/>
              </w:rPr>
            </w:pPr>
            <w:r w:rsidRPr="00FF4EEB">
              <w:rPr>
                <w:rFonts w:ascii="Cambria" w:hAnsi="Cambria" w:cs="Times New Roman"/>
                <w:sz w:val="24"/>
                <w:szCs w:val="24"/>
              </w:rPr>
              <w:t>Over the years, Google has built TFX with assistance from a sizable developer and research community. Since its initial release in 2017, the platform has developed to include more elements and functionality. To enable the deployment of ML models at scale in production contexts and to offer a complete set of tools for organizing the end-to-end ML lifecycle have been two of the main driving forces behind the development of TFX</w:t>
            </w:r>
            <w:r w:rsidR="001202E5" w:rsidRPr="001202E5">
              <w:rPr>
                <w:rFonts w:ascii="Cambria" w:hAnsi="Cambria" w:cs="Times New Roman"/>
                <w:sz w:val="24"/>
                <w:szCs w:val="24"/>
              </w:rPr>
              <w:t>.</w:t>
            </w:r>
          </w:p>
          <w:p w14:paraId="27527116" w14:textId="7D83E8C5" w:rsidR="00020B8C" w:rsidRPr="00020B8C" w:rsidRDefault="00CD506B" w:rsidP="004E43B7">
            <w:pPr>
              <w:spacing w:after="160" w:line="360" w:lineRule="auto"/>
              <w:ind w:left="360"/>
              <w:jc w:val="both"/>
              <w:rPr>
                <w:rFonts w:ascii="Cambria" w:hAnsi="Cambria" w:cs="Times New Roman"/>
                <w:sz w:val="24"/>
                <w:szCs w:val="24"/>
              </w:rPr>
            </w:pPr>
            <w:r w:rsidRPr="00CD506B">
              <w:rPr>
                <w:rFonts w:ascii="Cambria" w:hAnsi="Cambria" w:cs="Times New Roman"/>
                <w:sz w:val="24"/>
                <w:szCs w:val="24"/>
              </w:rPr>
              <w:t>Organizations from several sectors, including technology, banking, and the healthcare industry, have adopted TFX significantly in recent years. The platform is well-suited for a number of use cases, from developing recommendation systems to detecting fraud, thanks to its flexibility and scalability</w:t>
            </w:r>
            <w:r w:rsidR="001202E5" w:rsidRPr="001202E5">
              <w:rPr>
                <w:rFonts w:ascii="Cambria" w:hAnsi="Cambria" w:cs="Times New Roman"/>
                <w:sz w:val="24"/>
                <w:szCs w:val="24"/>
              </w:rPr>
              <w:t>.</w:t>
            </w:r>
            <w:r w:rsidR="00020B8C">
              <w:rPr>
                <w:rFonts w:ascii="Cambria" w:hAnsi="Cambria" w:cs="Times New Roman"/>
                <w:sz w:val="24"/>
                <w:szCs w:val="24"/>
              </w:rPr>
              <w:t xml:space="preserve"> </w:t>
            </w:r>
          </w:p>
          <w:p w14:paraId="59DFB024" w14:textId="4A730C5F" w:rsidR="002D06B9" w:rsidRPr="00F420EE" w:rsidRDefault="003A2E48" w:rsidP="00B26CBA">
            <w:pPr>
              <w:pStyle w:val="ListParagraph"/>
              <w:numPr>
                <w:ilvl w:val="0"/>
                <w:numId w:val="1"/>
              </w:numPr>
              <w:spacing w:line="360" w:lineRule="auto"/>
              <w:ind w:left="360"/>
              <w:jc w:val="both"/>
              <w:rPr>
                <w:rFonts w:ascii="Cambria" w:hAnsi="Cambria" w:cs="Times New Roman"/>
                <w:b/>
                <w:bCs/>
                <w:sz w:val="24"/>
                <w:szCs w:val="24"/>
              </w:rPr>
            </w:pPr>
            <w:r w:rsidRPr="00F420EE">
              <w:rPr>
                <w:rFonts w:ascii="Cambria" w:hAnsi="Cambria" w:cs="Times New Roman"/>
                <w:b/>
                <w:bCs/>
                <w:sz w:val="24"/>
                <w:szCs w:val="24"/>
              </w:rPr>
              <w:t>A deeper insight to the selected solution</w:t>
            </w:r>
          </w:p>
          <w:p w14:paraId="529BC3CB" w14:textId="4A730C5F" w:rsidR="002D63E6" w:rsidRDefault="00F74A21" w:rsidP="00B26CBA">
            <w:pPr>
              <w:pStyle w:val="ListParagraph"/>
              <w:numPr>
                <w:ilvl w:val="1"/>
                <w:numId w:val="1"/>
              </w:numPr>
              <w:spacing w:line="360" w:lineRule="auto"/>
              <w:ind w:left="1061" w:hanging="540"/>
              <w:jc w:val="both"/>
              <w:rPr>
                <w:rFonts w:ascii="Cambria" w:hAnsi="Cambria" w:cs="Times New Roman"/>
                <w:sz w:val="24"/>
                <w:szCs w:val="24"/>
              </w:rPr>
            </w:pPr>
            <w:r>
              <w:rPr>
                <w:rFonts w:ascii="Cambria" w:hAnsi="Cambria" w:cs="Times New Roman"/>
                <w:sz w:val="24"/>
                <w:szCs w:val="24"/>
              </w:rPr>
              <w:t xml:space="preserve">Major components and main functionalities: </w:t>
            </w:r>
          </w:p>
          <w:p w14:paraId="555FE860" w14:textId="77777777" w:rsidR="007D75D4" w:rsidRDefault="007D75D4" w:rsidP="00985D4F">
            <w:pPr>
              <w:spacing w:line="360" w:lineRule="auto"/>
              <w:jc w:val="both"/>
              <w:rPr>
                <w:noProof/>
              </w:rPr>
            </w:pPr>
          </w:p>
          <w:p w14:paraId="5C922A90" w14:textId="28EC2DF8" w:rsidR="00B41AD4" w:rsidRDefault="00DE16D4" w:rsidP="00985D4F">
            <w:pPr>
              <w:spacing w:line="360" w:lineRule="auto"/>
              <w:jc w:val="both"/>
              <w:rPr>
                <w:rFonts w:ascii="Cambria" w:hAnsi="Cambria" w:cs="Times New Roman"/>
                <w:sz w:val="24"/>
                <w:szCs w:val="24"/>
              </w:rPr>
            </w:pPr>
            <w:r>
              <w:rPr>
                <w:noProof/>
              </w:rPr>
              <w:drawing>
                <wp:inline distT="0" distB="0" distL="0" distR="0" wp14:anchorId="5994232A" wp14:editId="1EDE946D">
                  <wp:extent cx="5827976" cy="2028584"/>
                  <wp:effectExtent l="0" t="0" r="1905" b="0"/>
                  <wp:docPr id="6" name="Picture 6" descr="libraries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ies_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6619" cy="2031593"/>
                          </a:xfrm>
                          <a:prstGeom prst="rect">
                            <a:avLst/>
                          </a:prstGeom>
                          <a:noFill/>
                          <a:ln>
                            <a:noFill/>
                          </a:ln>
                        </pic:spPr>
                      </pic:pic>
                    </a:graphicData>
                  </a:graphic>
                </wp:inline>
              </w:drawing>
            </w:r>
          </w:p>
          <w:p w14:paraId="4EC86AC2" w14:textId="469A6148" w:rsidR="007D75D4" w:rsidRDefault="007D75D4" w:rsidP="007D75D4">
            <w:pPr>
              <w:pStyle w:val="Caption"/>
              <w:jc w:val="center"/>
              <w:rPr>
                <w:rFonts w:ascii="Cambria" w:hAnsi="Cambria" w:cs="Times New Roman"/>
                <w:sz w:val="24"/>
                <w:szCs w:val="24"/>
              </w:rPr>
            </w:pPr>
            <w:r>
              <w:t>Figure 2:</w:t>
            </w:r>
            <w:r w:rsidR="00307BFA">
              <w:t xml:space="preserve"> Components </w:t>
            </w:r>
            <w:r w:rsidR="00055AF9">
              <w:t>and main functionalities</w:t>
            </w:r>
          </w:p>
          <w:p w14:paraId="130F5940" w14:textId="40D43AF7" w:rsidR="002A18C8" w:rsidRPr="002A18C8" w:rsidRDefault="002A18C8" w:rsidP="00B26CBA">
            <w:pPr>
              <w:pStyle w:val="ListParagraph"/>
              <w:numPr>
                <w:ilvl w:val="1"/>
                <w:numId w:val="4"/>
              </w:numPr>
              <w:spacing w:line="360" w:lineRule="auto"/>
              <w:jc w:val="both"/>
              <w:rPr>
                <w:rFonts w:ascii="Cambria" w:hAnsi="Cambria" w:cs="Times New Roman"/>
                <w:sz w:val="24"/>
                <w:szCs w:val="24"/>
              </w:rPr>
            </w:pPr>
            <w:r w:rsidRPr="002A18C8">
              <w:rPr>
                <w:rFonts w:ascii="Cambria" w:hAnsi="Cambria" w:cs="Times New Roman"/>
                <w:sz w:val="24"/>
                <w:szCs w:val="24"/>
              </w:rPr>
              <w:t>ExampleGen: Ingests data into TFX pipelines and optionally splits the input dataset.</w:t>
            </w:r>
          </w:p>
          <w:p w14:paraId="4EDFB4C8" w14:textId="77777777" w:rsidR="002A18C8" w:rsidRPr="002A18C8" w:rsidRDefault="002A18C8" w:rsidP="00B26CBA">
            <w:pPr>
              <w:pStyle w:val="ListParagraph"/>
              <w:numPr>
                <w:ilvl w:val="0"/>
                <w:numId w:val="4"/>
              </w:numPr>
              <w:spacing w:line="360" w:lineRule="auto"/>
              <w:jc w:val="both"/>
              <w:rPr>
                <w:rFonts w:ascii="Cambria" w:hAnsi="Cambria" w:cs="Times New Roman"/>
                <w:sz w:val="24"/>
                <w:szCs w:val="24"/>
              </w:rPr>
            </w:pPr>
            <w:r w:rsidRPr="002A18C8">
              <w:rPr>
                <w:rFonts w:ascii="Cambria" w:hAnsi="Cambria" w:cs="Times New Roman"/>
                <w:sz w:val="24"/>
                <w:szCs w:val="24"/>
              </w:rPr>
              <w:t>StatisticsGen: Computes statistics over the input data.</w:t>
            </w:r>
          </w:p>
          <w:p w14:paraId="77272FE6" w14:textId="77777777" w:rsidR="002A18C8" w:rsidRPr="002A18C8" w:rsidRDefault="002A18C8" w:rsidP="00B26CBA">
            <w:pPr>
              <w:pStyle w:val="ListParagraph"/>
              <w:numPr>
                <w:ilvl w:val="0"/>
                <w:numId w:val="4"/>
              </w:numPr>
              <w:spacing w:line="360" w:lineRule="auto"/>
              <w:jc w:val="both"/>
              <w:rPr>
                <w:rFonts w:ascii="Cambria" w:hAnsi="Cambria" w:cs="Times New Roman"/>
                <w:sz w:val="24"/>
                <w:szCs w:val="24"/>
              </w:rPr>
            </w:pPr>
            <w:r w:rsidRPr="002A18C8">
              <w:rPr>
                <w:rFonts w:ascii="Cambria" w:hAnsi="Cambria" w:cs="Times New Roman"/>
                <w:sz w:val="24"/>
                <w:szCs w:val="24"/>
              </w:rPr>
              <w:t>SchemaGen: Generates a schema based on the computed statistics.</w:t>
            </w:r>
          </w:p>
          <w:p w14:paraId="35658331" w14:textId="77777777" w:rsidR="002A18C8" w:rsidRPr="002A18C8" w:rsidRDefault="002A18C8" w:rsidP="00B26CBA">
            <w:pPr>
              <w:pStyle w:val="ListParagraph"/>
              <w:numPr>
                <w:ilvl w:val="0"/>
                <w:numId w:val="4"/>
              </w:numPr>
              <w:spacing w:line="360" w:lineRule="auto"/>
              <w:jc w:val="both"/>
              <w:rPr>
                <w:rFonts w:ascii="Cambria" w:hAnsi="Cambria" w:cs="Times New Roman"/>
                <w:sz w:val="24"/>
                <w:szCs w:val="24"/>
              </w:rPr>
            </w:pPr>
            <w:r w:rsidRPr="002A18C8">
              <w:rPr>
                <w:rFonts w:ascii="Cambria" w:hAnsi="Cambria" w:cs="Times New Roman"/>
                <w:sz w:val="24"/>
                <w:szCs w:val="24"/>
              </w:rPr>
              <w:t>ExampleValidator: Validates the input data against the schema.</w:t>
            </w:r>
          </w:p>
          <w:p w14:paraId="1266B35D" w14:textId="77777777" w:rsidR="002A18C8" w:rsidRPr="002A18C8" w:rsidRDefault="002A18C8" w:rsidP="00B26CBA">
            <w:pPr>
              <w:pStyle w:val="ListParagraph"/>
              <w:numPr>
                <w:ilvl w:val="0"/>
                <w:numId w:val="4"/>
              </w:numPr>
              <w:spacing w:line="360" w:lineRule="auto"/>
              <w:jc w:val="both"/>
              <w:rPr>
                <w:rFonts w:ascii="Cambria" w:hAnsi="Cambria" w:cs="Times New Roman"/>
                <w:sz w:val="24"/>
                <w:szCs w:val="24"/>
              </w:rPr>
            </w:pPr>
            <w:r w:rsidRPr="002A18C8">
              <w:rPr>
                <w:rFonts w:ascii="Cambria" w:hAnsi="Cambria" w:cs="Times New Roman"/>
                <w:sz w:val="24"/>
                <w:szCs w:val="24"/>
              </w:rPr>
              <w:t>Transform: Transforms the input data.</w:t>
            </w:r>
          </w:p>
          <w:p w14:paraId="08FBB1FB" w14:textId="77777777" w:rsidR="002A18C8" w:rsidRPr="002A18C8" w:rsidRDefault="002A18C8" w:rsidP="00B26CBA">
            <w:pPr>
              <w:pStyle w:val="ListParagraph"/>
              <w:numPr>
                <w:ilvl w:val="0"/>
                <w:numId w:val="4"/>
              </w:numPr>
              <w:spacing w:line="360" w:lineRule="auto"/>
              <w:jc w:val="both"/>
              <w:rPr>
                <w:rFonts w:ascii="Cambria" w:hAnsi="Cambria" w:cs="Times New Roman"/>
                <w:sz w:val="24"/>
                <w:szCs w:val="24"/>
              </w:rPr>
            </w:pPr>
            <w:r w:rsidRPr="002A18C8">
              <w:rPr>
                <w:rFonts w:ascii="Cambria" w:hAnsi="Cambria" w:cs="Times New Roman"/>
                <w:sz w:val="24"/>
                <w:szCs w:val="24"/>
              </w:rPr>
              <w:t>Trainer: Trains a model using TensorFlow.</w:t>
            </w:r>
          </w:p>
          <w:p w14:paraId="3AE7B0B1" w14:textId="77777777" w:rsidR="002A18C8" w:rsidRPr="002A18C8" w:rsidRDefault="002A18C8" w:rsidP="00B26CBA">
            <w:pPr>
              <w:pStyle w:val="ListParagraph"/>
              <w:numPr>
                <w:ilvl w:val="0"/>
                <w:numId w:val="4"/>
              </w:numPr>
              <w:spacing w:line="360" w:lineRule="auto"/>
              <w:jc w:val="both"/>
              <w:rPr>
                <w:rFonts w:ascii="Cambria" w:hAnsi="Cambria" w:cs="Times New Roman"/>
                <w:sz w:val="24"/>
                <w:szCs w:val="24"/>
              </w:rPr>
            </w:pPr>
            <w:r w:rsidRPr="002A18C8">
              <w:rPr>
                <w:rFonts w:ascii="Cambria" w:hAnsi="Cambria" w:cs="Times New Roman"/>
                <w:sz w:val="24"/>
                <w:szCs w:val="24"/>
              </w:rPr>
              <w:t>Evaluator: Evaluates a trained model.</w:t>
            </w:r>
          </w:p>
          <w:p w14:paraId="4DBD8134" w14:textId="65724D37" w:rsidR="00985D4F" w:rsidRPr="00985D4F" w:rsidRDefault="002A18C8" w:rsidP="00B26CBA">
            <w:pPr>
              <w:pStyle w:val="ListParagraph"/>
              <w:numPr>
                <w:ilvl w:val="0"/>
                <w:numId w:val="4"/>
              </w:numPr>
              <w:spacing w:line="360" w:lineRule="auto"/>
              <w:jc w:val="both"/>
              <w:rPr>
                <w:rFonts w:ascii="Cambria" w:hAnsi="Cambria" w:cs="Times New Roman"/>
                <w:sz w:val="24"/>
                <w:szCs w:val="24"/>
              </w:rPr>
            </w:pPr>
            <w:r w:rsidRPr="002A18C8">
              <w:rPr>
                <w:rFonts w:ascii="Cambria" w:hAnsi="Cambria" w:cs="Times New Roman"/>
                <w:sz w:val="24"/>
                <w:szCs w:val="24"/>
              </w:rPr>
              <w:t>Pusher: Deploys a trained model to a serving system</w:t>
            </w:r>
          </w:p>
          <w:p w14:paraId="1B29213F" w14:textId="2E03A68D" w:rsidR="00F74A21" w:rsidRDefault="001910D9" w:rsidP="00B26CBA">
            <w:pPr>
              <w:pStyle w:val="ListParagraph"/>
              <w:numPr>
                <w:ilvl w:val="1"/>
                <w:numId w:val="1"/>
              </w:numPr>
              <w:spacing w:line="360" w:lineRule="auto"/>
              <w:ind w:left="1061" w:hanging="540"/>
              <w:jc w:val="both"/>
              <w:rPr>
                <w:rFonts w:ascii="Cambria" w:hAnsi="Cambria" w:cs="Times New Roman"/>
                <w:sz w:val="24"/>
                <w:szCs w:val="24"/>
              </w:rPr>
            </w:pPr>
            <w:r>
              <w:rPr>
                <w:rFonts w:ascii="Cambria" w:hAnsi="Cambria" w:cs="Times New Roman"/>
                <w:sz w:val="24"/>
                <w:szCs w:val="24"/>
              </w:rPr>
              <w:t>A</w:t>
            </w:r>
            <w:r w:rsidR="00F74A21">
              <w:rPr>
                <w:rFonts w:ascii="Cambria" w:hAnsi="Cambria" w:cs="Times New Roman"/>
                <w:sz w:val="24"/>
                <w:szCs w:val="24"/>
              </w:rPr>
              <w:t>pplications</w:t>
            </w:r>
            <w:r>
              <w:rPr>
                <w:rFonts w:ascii="Cambria" w:hAnsi="Cambria" w:cs="Times New Roman"/>
                <w:sz w:val="24"/>
                <w:szCs w:val="24"/>
              </w:rPr>
              <w:t>:</w:t>
            </w:r>
          </w:p>
          <w:p w14:paraId="6D6C4ADC" w14:textId="2DD9AB27" w:rsidR="0018590A" w:rsidRPr="00870027" w:rsidRDefault="0018590A" w:rsidP="0018590A">
            <w:pPr>
              <w:spacing w:line="360" w:lineRule="auto"/>
              <w:ind w:left="521"/>
              <w:jc w:val="both"/>
              <w:rPr>
                <w:rFonts w:ascii="Cambria" w:hAnsi="Cambria" w:cs="Times New Roman"/>
                <w:sz w:val="24"/>
                <w:szCs w:val="24"/>
              </w:rPr>
            </w:pPr>
            <w:r w:rsidRPr="00870027">
              <w:rPr>
                <w:rFonts w:ascii="Cambria" w:hAnsi="Cambria" w:cs="Times New Roman"/>
                <w:sz w:val="24"/>
                <w:szCs w:val="24"/>
              </w:rPr>
              <w:t>TFX has a wide range of applications in both academic and industry activities. In the academic field, TFX has been used to facilitate research in various areas such as natural language processing, computer vision, and speech recognition. For example, Google used TFX to build a system that could transcribe speech in real-time, which was used to improve accessibility for individuals who are deaf or hard of hearing. TFX has also been used by researchers to automate the process of data cleaning and preparation for machine learning models, which can save significant time and effort.</w:t>
            </w:r>
          </w:p>
          <w:p w14:paraId="6989A608" w14:textId="63F3DC47" w:rsidR="0018590A" w:rsidRPr="0018590A" w:rsidRDefault="0018590A" w:rsidP="00E50BCC">
            <w:pPr>
              <w:tabs>
                <w:tab w:val="left" w:pos="8887"/>
              </w:tabs>
              <w:spacing w:line="360" w:lineRule="auto"/>
              <w:ind w:left="521"/>
              <w:jc w:val="both"/>
              <w:rPr>
                <w:rFonts w:ascii="Cambria" w:hAnsi="Cambria" w:cs="Times New Roman"/>
                <w:sz w:val="24"/>
                <w:szCs w:val="24"/>
              </w:rPr>
            </w:pPr>
            <w:r w:rsidRPr="0018590A">
              <w:rPr>
                <w:rFonts w:ascii="Cambria" w:hAnsi="Cambria" w:cs="Times New Roman"/>
                <w:sz w:val="24"/>
                <w:szCs w:val="24"/>
              </w:rPr>
              <w:t>In the industry, TFX has been used by various companies to streamline their machine learning pipelines and improve the efficiency of their data processing. For example, Airbnb used TFX to build a machine learning platform that could automatically generate descriptions for their property listings, which improved the quality and consistency of their listings. TFX has also been used by Uber to improve their fraud detection system by automating the process of data preparation and feature engineering</w:t>
            </w:r>
            <w:r w:rsidR="00E84F43">
              <w:rPr>
                <w:rFonts w:ascii="Cambria" w:hAnsi="Cambria" w:cs="Times New Roman"/>
                <w:sz w:val="24"/>
                <w:szCs w:val="24"/>
              </w:rPr>
              <w:t>.</w:t>
            </w:r>
          </w:p>
          <w:p w14:paraId="12B744E5" w14:textId="165AC6E7" w:rsidR="00F74A21" w:rsidRDefault="00B93FE7" w:rsidP="00B26CBA">
            <w:pPr>
              <w:pStyle w:val="ListParagraph"/>
              <w:numPr>
                <w:ilvl w:val="1"/>
                <w:numId w:val="1"/>
              </w:numPr>
              <w:spacing w:line="360" w:lineRule="auto"/>
              <w:ind w:left="1061" w:hanging="540"/>
              <w:jc w:val="both"/>
              <w:rPr>
                <w:rFonts w:ascii="Cambria" w:hAnsi="Cambria" w:cs="Times New Roman"/>
                <w:sz w:val="24"/>
                <w:szCs w:val="24"/>
              </w:rPr>
            </w:pPr>
            <w:r>
              <w:rPr>
                <w:rFonts w:ascii="Cambria" w:hAnsi="Cambria" w:cs="Times New Roman"/>
                <w:sz w:val="24"/>
                <w:szCs w:val="24"/>
              </w:rPr>
              <w:t>P</w:t>
            </w:r>
            <w:r w:rsidR="00F74A21">
              <w:rPr>
                <w:rFonts w:ascii="Cambria" w:hAnsi="Cambria" w:cs="Times New Roman"/>
                <w:sz w:val="24"/>
                <w:szCs w:val="24"/>
              </w:rPr>
              <w:t>opularity</w:t>
            </w:r>
          </w:p>
          <w:p w14:paraId="09CB8C25" w14:textId="1B3A1429" w:rsidR="00CD1B7F" w:rsidRPr="00CD1B7F" w:rsidRDefault="00200DD9" w:rsidP="00CD1B7F">
            <w:pPr>
              <w:spacing w:line="360" w:lineRule="auto"/>
              <w:ind w:left="521"/>
              <w:jc w:val="both"/>
              <w:rPr>
                <w:rFonts w:ascii="Cambria" w:hAnsi="Cambria" w:cs="Times New Roman"/>
                <w:sz w:val="24"/>
                <w:szCs w:val="24"/>
              </w:rPr>
            </w:pPr>
            <w:r w:rsidRPr="00200DD9">
              <w:rPr>
                <w:rFonts w:ascii="Cambria" w:hAnsi="Cambria" w:cs="Times New Roman"/>
                <w:sz w:val="24"/>
                <w:szCs w:val="24"/>
              </w:rPr>
              <w:t xml:space="preserve">There are no specific statistics on the number of users of </w:t>
            </w:r>
            <w:r w:rsidR="00063D0B">
              <w:rPr>
                <w:rFonts w:ascii="Cambria" w:hAnsi="Cambria" w:cs="Times New Roman"/>
                <w:sz w:val="24"/>
                <w:szCs w:val="24"/>
              </w:rPr>
              <w:t>TFX</w:t>
            </w:r>
            <w:r>
              <w:rPr>
                <w:rFonts w:ascii="Cambria" w:hAnsi="Cambria" w:cs="Times New Roman"/>
                <w:sz w:val="24"/>
                <w:szCs w:val="24"/>
              </w:rPr>
              <w:t>. However, a</w:t>
            </w:r>
            <w:r w:rsidR="00CD1B7F" w:rsidRPr="00CD1B7F">
              <w:rPr>
                <w:rFonts w:ascii="Cambria" w:hAnsi="Cambria" w:cs="Times New Roman"/>
                <w:sz w:val="24"/>
                <w:szCs w:val="24"/>
              </w:rPr>
              <w:t xml:space="preserve">ccording to a </w:t>
            </w:r>
            <w:hyperlink r:id="rId17" w:history="1">
              <w:r w:rsidR="00CD1B7F" w:rsidRPr="00A46193">
                <w:rPr>
                  <w:rStyle w:val="Hyperlink"/>
                  <w:rFonts w:ascii="Cambria" w:hAnsi="Cambria" w:cs="Times New Roman"/>
                  <w:sz w:val="24"/>
                  <w:szCs w:val="24"/>
                </w:rPr>
                <w:t>survey by Statista</w:t>
              </w:r>
            </w:hyperlink>
            <w:r w:rsidR="00CD1B7F" w:rsidRPr="00CD1B7F">
              <w:rPr>
                <w:rFonts w:ascii="Cambria" w:hAnsi="Cambria" w:cs="Times New Roman"/>
                <w:sz w:val="24"/>
                <w:szCs w:val="24"/>
              </w:rPr>
              <w:t>, TensorFlow is one of the most used frameworks among developers globally in 2022</w:t>
            </w:r>
            <w:r w:rsidR="00602500">
              <w:rPr>
                <w:rFonts w:ascii="Cambria" w:hAnsi="Cambria" w:cs="Times New Roman"/>
                <w:sz w:val="24"/>
                <w:szCs w:val="24"/>
              </w:rPr>
              <w:t xml:space="preserve"> with </w:t>
            </w:r>
            <w:r w:rsidR="005167F9">
              <w:rPr>
                <w:rFonts w:ascii="Cambria" w:hAnsi="Cambria" w:cs="Times New Roman"/>
                <w:sz w:val="24"/>
                <w:szCs w:val="24"/>
              </w:rPr>
              <w:t xml:space="preserve">12.95% </w:t>
            </w:r>
            <w:r w:rsidR="00E14555">
              <w:rPr>
                <w:rFonts w:ascii="Cambria" w:hAnsi="Cambria" w:cs="Times New Roman"/>
                <w:sz w:val="24"/>
                <w:szCs w:val="24"/>
              </w:rPr>
              <w:t>users</w:t>
            </w:r>
            <w:r w:rsidR="009F2C5C">
              <w:rPr>
                <w:rFonts w:ascii="Cambria" w:hAnsi="Cambria" w:cs="Times New Roman"/>
                <w:sz w:val="24"/>
                <w:szCs w:val="24"/>
              </w:rPr>
              <w:t xml:space="preserve">, </w:t>
            </w:r>
            <w:r w:rsidR="009F2C5C" w:rsidRPr="009F2C5C">
              <w:rPr>
                <w:rFonts w:ascii="Cambria" w:hAnsi="Cambria" w:cs="Times New Roman"/>
                <w:sz w:val="24"/>
                <w:szCs w:val="24"/>
              </w:rPr>
              <w:t xml:space="preserve">outperforms other </w:t>
            </w:r>
            <w:r w:rsidR="009F2C5C">
              <w:rPr>
                <w:rFonts w:ascii="Cambria" w:hAnsi="Cambria" w:cs="Times New Roman"/>
                <w:sz w:val="24"/>
                <w:szCs w:val="24"/>
              </w:rPr>
              <w:t xml:space="preserve">machine learning </w:t>
            </w:r>
            <w:r w:rsidR="009F2C5C" w:rsidRPr="009F2C5C">
              <w:rPr>
                <w:rFonts w:ascii="Cambria" w:hAnsi="Cambria" w:cs="Times New Roman"/>
                <w:sz w:val="24"/>
                <w:szCs w:val="24"/>
              </w:rPr>
              <w:t>frameworks</w:t>
            </w:r>
            <w:r w:rsidR="009F2C5C">
              <w:rPr>
                <w:rFonts w:ascii="Cambria" w:hAnsi="Cambria" w:cs="Times New Roman"/>
                <w:sz w:val="24"/>
                <w:szCs w:val="24"/>
              </w:rPr>
              <w:t>.</w:t>
            </w:r>
            <w:r w:rsidR="00977D13">
              <w:rPr>
                <w:rFonts w:ascii="Cambria" w:hAnsi="Cambria" w:cs="Times New Roman"/>
                <w:sz w:val="24"/>
                <w:szCs w:val="24"/>
              </w:rPr>
              <w:t xml:space="preserve"> </w:t>
            </w:r>
            <w:r w:rsidR="00063D0B">
              <w:rPr>
                <w:rFonts w:ascii="Cambria" w:hAnsi="Cambria" w:cs="Times New Roman"/>
                <w:sz w:val="24"/>
                <w:szCs w:val="24"/>
              </w:rPr>
              <w:t>T</w:t>
            </w:r>
            <w:r w:rsidR="00063D0B" w:rsidRPr="00063D0B">
              <w:rPr>
                <w:rFonts w:ascii="Cambria" w:hAnsi="Cambria" w:cs="Times New Roman"/>
                <w:sz w:val="24"/>
                <w:szCs w:val="24"/>
              </w:rPr>
              <w:t xml:space="preserve">hat </w:t>
            </w:r>
            <w:r w:rsidR="00063D0B">
              <w:rPr>
                <w:rFonts w:ascii="Cambria" w:hAnsi="Cambria" w:cs="Times New Roman"/>
                <w:sz w:val="24"/>
                <w:szCs w:val="24"/>
              </w:rPr>
              <w:t>TFX</w:t>
            </w:r>
            <w:r w:rsidR="00063D0B" w:rsidRPr="00063D0B">
              <w:rPr>
                <w:rFonts w:ascii="Cambria" w:hAnsi="Cambria" w:cs="Times New Roman"/>
                <w:sz w:val="24"/>
                <w:szCs w:val="24"/>
              </w:rPr>
              <w:t xml:space="preserve"> is one of the important and prominent platforms of </w:t>
            </w:r>
            <w:r w:rsidR="00063D0B">
              <w:rPr>
                <w:rFonts w:ascii="Cambria" w:hAnsi="Cambria" w:cs="Times New Roman"/>
                <w:sz w:val="24"/>
                <w:szCs w:val="24"/>
              </w:rPr>
              <w:t>T</w:t>
            </w:r>
            <w:r w:rsidR="00063D0B" w:rsidRPr="00063D0B">
              <w:rPr>
                <w:rFonts w:ascii="Cambria" w:hAnsi="Cambria" w:cs="Times New Roman"/>
                <w:sz w:val="24"/>
                <w:szCs w:val="24"/>
              </w:rPr>
              <w:t xml:space="preserve">ensorflow, so it can be said that the number of users of </w:t>
            </w:r>
            <w:r w:rsidR="00063D0B">
              <w:rPr>
                <w:rFonts w:ascii="Cambria" w:hAnsi="Cambria" w:cs="Times New Roman"/>
                <w:sz w:val="24"/>
                <w:szCs w:val="24"/>
              </w:rPr>
              <w:t xml:space="preserve">TFX </w:t>
            </w:r>
            <w:r w:rsidR="00063D0B" w:rsidRPr="00063D0B">
              <w:rPr>
                <w:rFonts w:ascii="Cambria" w:hAnsi="Cambria" w:cs="Times New Roman"/>
                <w:sz w:val="24"/>
                <w:szCs w:val="24"/>
              </w:rPr>
              <w:t>is also very large</w:t>
            </w:r>
            <w:r w:rsidR="00063D0B">
              <w:rPr>
                <w:rFonts w:ascii="Cambria" w:hAnsi="Cambria" w:cs="Times New Roman"/>
                <w:sz w:val="24"/>
                <w:szCs w:val="24"/>
              </w:rPr>
              <w:t>.</w:t>
            </w:r>
          </w:p>
          <w:p w14:paraId="6295F216" w14:textId="4B6C81EF" w:rsidR="00F74A21" w:rsidRDefault="00562F99" w:rsidP="00B26CBA">
            <w:pPr>
              <w:pStyle w:val="ListParagraph"/>
              <w:numPr>
                <w:ilvl w:val="1"/>
                <w:numId w:val="1"/>
              </w:numPr>
              <w:spacing w:line="360" w:lineRule="auto"/>
              <w:ind w:left="1061" w:hanging="540"/>
              <w:jc w:val="both"/>
              <w:rPr>
                <w:rFonts w:ascii="Cambria" w:hAnsi="Cambria" w:cs="Times New Roman"/>
                <w:sz w:val="24"/>
                <w:szCs w:val="24"/>
              </w:rPr>
            </w:pPr>
            <w:r>
              <w:rPr>
                <w:rFonts w:ascii="Cambria" w:hAnsi="Cambria" w:cs="Times New Roman"/>
                <w:sz w:val="24"/>
                <w:szCs w:val="24"/>
              </w:rPr>
              <w:t>O</w:t>
            </w:r>
            <w:r w:rsidR="00F74A21">
              <w:rPr>
                <w:rFonts w:ascii="Cambria" w:hAnsi="Cambria" w:cs="Times New Roman"/>
                <w:sz w:val="24"/>
                <w:szCs w:val="24"/>
              </w:rPr>
              <w:t>ther solutions</w:t>
            </w:r>
          </w:p>
          <w:p w14:paraId="244D5F7A" w14:textId="2B4DB13F" w:rsidR="00841F3C" w:rsidRPr="00841F3C" w:rsidRDefault="00841F3C" w:rsidP="00841F3C">
            <w:pPr>
              <w:spacing w:line="360" w:lineRule="auto"/>
              <w:ind w:left="521"/>
              <w:jc w:val="both"/>
              <w:rPr>
                <w:rFonts w:ascii="Cambria" w:hAnsi="Cambria" w:cs="Times New Roman"/>
                <w:sz w:val="24"/>
                <w:szCs w:val="24"/>
              </w:rPr>
            </w:pPr>
            <w:r w:rsidRPr="00841F3C">
              <w:rPr>
                <w:rFonts w:ascii="Cambria" w:hAnsi="Cambria" w:cs="Times New Roman"/>
                <w:sz w:val="24"/>
                <w:szCs w:val="24"/>
              </w:rPr>
              <w:t>There are several alternatives to TFX</w:t>
            </w:r>
            <w:r w:rsidR="005C4DA3">
              <w:rPr>
                <w:rFonts w:ascii="Cambria" w:hAnsi="Cambria" w:cs="Times New Roman"/>
                <w:sz w:val="24"/>
                <w:szCs w:val="24"/>
              </w:rPr>
              <w:t xml:space="preserve"> and </w:t>
            </w:r>
            <w:r w:rsidR="00A836EF">
              <w:rPr>
                <w:rFonts w:ascii="Cambria" w:hAnsi="Cambria" w:cs="Times New Roman"/>
                <w:sz w:val="24"/>
                <w:szCs w:val="24"/>
              </w:rPr>
              <w:t>pros</w:t>
            </w:r>
            <w:r w:rsidR="004B51F5">
              <w:rPr>
                <w:rFonts w:ascii="Cambria" w:hAnsi="Cambria" w:cs="Times New Roman"/>
                <w:sz w:val="24"/>
                <w:szCs w:val="24"/>
              </w:rPr>
              <w:t>, cons</w:t>
            </w:r>
            <w:r w:rsidR="00A21B19">
              <w:rPr>
                <w:rFonts w:ascii="Cambria" w:hAnsi="Cambria" w:cs="Times New Roman"/>
                <w:sz w:val="24"/>
                <w:szCs w:val="24"/>
              </w:rPr>
              <w:t xml:space="preserve"> for each platform</w:t>
            </w:r>
            <w:r w:rsidRPr="00841F3C">
              <w:rPr>
                <w:rFonts w:ascii="Cambria" w:hAnsi="Cambria" w:cs="Times New Roman"/>
                <w:sz w:val="24"/>
                <w:szCs w:val="24"/>
              </w:rPr>
              <w:t>:</w:t>
            </w:r>
          </w:p>
          <w:tbl>
            <w:tblPr>
              <w:tblStyle w:val="TableGrid"/>
              <w:tblW w:w="0" w:type="auto"/>
              <w:tblLayout w:type="fixed"/>
              <w:tblLook w:val="04A0" w:firstRow="1" w:lastRow="0" w:firstColumn="1" w:lastColumn="0" w:noHBand="0" w:noVBand="1"/>
            </w:tblPr>
            <w:tblGrid>
              <w:gridCol w:w="1596"/>
              <w:gridCol w:w="2520"/>
              <w:gridCol w:w="2730"/>
              <w:gridCol w:w="2283"/>
            </w:tblGrid>
            <w:tr w:rsidR="00733D5C" w14:paraId="53AEA550" w14:textId="77777777" w:rsidTr="00271ABD">
              <w:tc>
                <w:tcPr>
                  <w:tcW w:w="1596" w:type="dxa"/>
                </w:tcPr>
                <w:p w14:paraId="66700415" w14:textId="7703A2E6" w:rsidR="00733D5C" w:rsidRPr="004538B9" w:rsidRDefault="00C35A75" w:rsidP="00271ABD">
                  <w:pPr>
                    <w:spacing w:line="360" w:lineRule="auto"/>
                    <w:rPr>
                      <w:rFonts w:ascii="Cambria" w:hAnsi="Cambria" w:cs="Times New Roman"/>
                      <w:sz w:val="24"/>
                      <w:szCs w:val="24"/>
                    </w:rPr>
                  </w:pPr>
                  <w:r w:rsidRPr="004538B9">
                    <w:rPr>
                      <w:rFonts w:ascii="Cambria" w:hAnsi="Cambria"/>
                      <w:b/>
                      <w:bCs/>
                      <w:color w:val="111111"/>
                      <w:sz w:val="21"/>
                      <w:szCs w:val="21"/>
                    </w:rPr>
                    <w:t>Platform</w:t>
                  </w:r>
                </w:p>
              </w:tc>
              <w:tc>
                <w:tcPr>
                  <w:tcW w:w="2520" w:type="dxa"/>
                </w:tcPr>
                <w:p w14:paraId="72598273" w14:textId="1F4D4E84" w:rsidR="00733D5C" w:rsidRPr="004538B9" w:rsidRDefault="004621B8" w:rsidP="00271ABD">
                  <w:pPr>
                    <w:spacing w:line="360" w:lineRule="auto"/>
                    <w:rPr>
                      <w:rFonts w:ascii="Cambria" w:hAnsi="Cambria" w:cs="Times New Roman"/>
                      <w:sz w:val="24"/>
                      <w:szCs w:val="24"/>
                    </w:rPr>
                  </w:pPr>
                  <w:r w:rsidRPr="004538B9">
                    <w:rPr>
                      <w:rFonts w:ascii="Cambria" w:hAnsi="Cambria"/>
                      <w:b/>
                      <w:bCs/>
                      <w:color w:val="111111"/>
                      <w:sz w:val="21"/>
                      <w:szCs w:val="21"/>
                    </w:rPr>
                    <w:t>Description</w:t>
                  </w:r>
                </w:p>
              </w:tc>
              <w:tc>
                <w:tcPr>
                  <w:tcW w:w="2730" w:type="dxa"/>
                </w:tcPr>
                <w:p w14:paraId="6EEE7A66" w14:textId="09AD0A05" w:rsidR="00733D5C" w:rsidRPr="004538B9" w:rsidRDefault="00BA43DE" w:rsidP="00271ABD">
                  <w:pPr>
                    <w:spacing w:line="360" w:lineRule="auto"/>
                    <w:rPr>
                      <w:rFonts w:ascii="Cambria" w:hAnsi="Cambria" w:cs="Times New Roman"/>
                      <w:sz w:val="24"/>
                      <w:szCs w:val="24"/>
                    </w:rPr>
                  </w:pPr>
                  <w:r w:rsidRPr="004538B9">
                    <w:rPr>
                      <w:rFonts w:ascii="Cambria" w:hAnsi="Cambria"/>
                      <w:b/>
                      <w:bCs/>
                      <w:color w:val="111111"/>
                      <w:sz w:val="21"/>
                      <w:szCs w:val="21"/>
                    </w:rPr>
                    <w:t>Pros</w:t>
                  </w:r>
                </w:p>
              </w:tc>
              <w:tc>
                <w:tcPr>
                  <w:tcW w:w="2283" w:type="dxa"/>
                </w:tcPr>
                <w:p w14:paraId="4DDA8860" w14:textId="125D0D01" w:rsidR="00733D5C" w:rsidRPr="004538B9" w:rsidRDefault="00FB7F27" w:rsidP="00271ABD">
                  <w:pPr>
                    <w:spacing w:line="360" w:lineRule="auto"/>
                    <w:rPr>
                      <w:rFonts w:ascii="Cambria" w:hAnsi="Cambria" w:cs="Times New Roman"/>
                      <w:sz w:val="24"/>
                      <w:szCs w:val="24"/>
                    </w:rPr>
                  </w:pPr>
                  <w:r w:rsidRPr="004538B9">
                    <w:rPr>
                      <w:rFonts w:ascii="Cambria" w:hAnsi="Cambria"/>
                      <w:b/>
                      <w:bCs/>
                      <w:color w:val="111111"/>
                      <w:sz w:val="21"/>
                      <w:szCs w:val="21"/>
                    </w:rPr>
                    <w:t>Cons</w:t>
                  </w:r>
                </w:p>
              </w:tc>
            </w:tr>
            <w:tr w:rsidR="00733D5C" w14:paraId="33DB5791" w14:textId="77777777" w:rsidTr="00271ABD">
              <w:tc>
                <w:tcPr>
                  <w:tcW w:w="1596" w:type="dxa"/>
                </w:tcPr>
                <w:p w14:paraId="6E08D11D" w14:textId="20BA8E7D" w:rsidR="00733D5C" w:rsidRPr="004538B9" w:rsidRDefault="00C54AD5" w:rsidP="00271ABD">
                  <w:pPr>
                    <w:spacing w:line="360" w:lineRule="auto"/>
                    <w:rPr>
                      <w:rFonts w:ascii="Cambria" w:hAnsi="Cambria" w:cs="Times New Roman"/>
                      <w:sz w:val="24"/>
                      <w:szCs w:val="24"/>
                    </w:rPr>
                  </w:pPr>
                  <w:r w:rsidRPr="004538B9">
                    <w:rPr>
                      <w:rFonts w:ascii="Cambria" w:hAnsi="Cambria"/>
                      <w:color w:val="111111"/>
                      <w:sz w:val="21"/>
                      <w:szCs w:val="21"/>
                    </w:rPr>
                    <w:t>TFX</w:t>
                  </w:r>
                </w:p>
              </w:tc>
              <w:tc>
                <w:tcPr>
                  <w:tcW w:w="2520" w:type="dxa"/>
                </w:tcPr>
                <w:p w14:paraId="634B4AAE" w14:textId="43348DCC" w:rsidR="00733D5C" w:rsidRPr="004538B9" w:rsidRDefault="007025B2" w:rsidP="00271ABD">
                  <w:pPr>
                    <w:spacing w:line="360" w:lineRule="auto"/>
                    <w:rPr>
                      <w:rFonts w:ascii="Cambria" w:hAnsi="Cambria" w:cs="Times New Roman"/>
                      <w:sz w:val="24"/>
                      <w:szCs w:val="24"/>
                    </w:rPr>
                  </w:pPr>
                  <w:r w:rsidRPr="004538B9">
                    <w:rPr>
                      <w:rFonts w:ascii="Cambria" w:hAnsi="Cambria"/>
                      <w:color w:val="111111"/>
                      <w:sz w:val="21"/>
                      <w:szCs w:val="21"/>
                    </w:rPr>
                    <w:t>Google-production-scale machine learning (ML) platform based on TensorFlow</w:t>
                  </w:r>
                </w:p>
              </w:tc>
              <w:tc>
                <w:tcPr>
                  <w:tcW w:w="2730" w:type="dxa"/>
                </w:tcPr>
                <w:p w14:paraId="5A7CECDF" w14:textId="5432FA06" w:rsidR="00733D5C" w:rsidRPr="004538B9" w:rsidRDefault="0039263F" w:rsidP="00271ABD">
                  <w:pPr>
                    <w:spacing w:line="360" w:lineRule="auto"/>
                    <w:rPr>
                      <w:rFonts w:ascii="Cambria" w:hAnsi="Cambria" w:cs="Times New Roman"/>
                      <w:sz w:val="24"/>
                      <w:szCs w:val="24"/>
                    </w:rPr>
                  </w:pPr>
                  <w:r w:rsidRPr="004538B9">
                    <w:rPr>
                      <w:rFonts w:ascii="Cambria" w:hAnsi="Cambria"/>
                      <w:color w:val="111111"/>
                      <w:sz w:val="21"/>
                      <w:szCs w:val="21"/>
                    </w:rPr>
                    <w:t>Provides a configuration framework and shared libraries to integrate common components needed to define, launch, and monitor your machine learning system</w:t>
                  </w:r>
                </w:p>
              </w:tc>
              <w:tc>
                <w:tcPr>
                  <w:tcW w:w="2283" w:type="dxa"/>
                </w:tcPr>
                <w:p w14:paraId="059803ED" w14:textId="00C54F54" w:rsidR="00733D5C" w:rsidRPr="004538B9" w:rsidRDefault="00271ABD" w:rsidP="00271ABD">
                  <w:pPr>
                    <w:spacing w:line="360" w:lineRule="auto"/>
                    <w:rPr>
                      <w:rFonts w:ascii="Cambria" w:hAnsi="Cambria" w:cs="Times New Roman"/>
                      <w:sz w:val="24"/>
                      <w:szCs w:val="24"/>
                    </w:rPr>
                  </w:pPr>
                  <w:r w:rsidRPr="004538B9">
                    <w:rPr>
                      <w:rFonts w:ascii="Cambria" w:hAnsi="Cambria"/>
                      <w:color w:val="111111"/>
                      <w:sz w:val="21"/>
                      <w:szCs w:val="21"/>
                    </w:rPr>
                    <w:t>Limited support for non-TensorFlow models</w:t>
                  </w:r>
                </w:p>
              </w:tc>
            </w:tr>
            <w:tr w:rsidR="00733D5C" w14:paraId="19AA400E" w14:textId="77777777" w:rsidTr="00271ABD">
              <w:tc>
                <w:tcPr>
                  <w:tcW w:w="1596" w:type="dxa"/>
                </w:tcPr>
                <w:p w14:paraId="00BB1F8F" w14:textId="153AAA1B" w:rsidR="00733D5C" w:rsidRPr="004538B9" w:rsidRDefault="00F82DA9" w:rsidP="00271ABD">
                  <w:pPr>
                    <w:spacing w:line="360" w:lineRule="auto"/>
                    <w:rPr>
                      <w:rFonts w:ascii="Cambria" w:hAnsi="Cambria" w:cs="Times New Roman"/>
                      <w:sz w:val="24"/>
                      <w:szCs w:val="24"/>
                    </w:rPr>
                  </w:pPr>
                  <w:r w:rsidRPr="004538B9">
                    <w:rPr>
                      <w:rFonts w:ascii="Cambria" w:hAnsi="Cambria"/>
                      <w:color w:val="111111"/>
                      <w:sz w:val="21"/>
                      <w:szCs w:val="21"/>
                    </w:rPr>
                    <w:t>Kubeflow Pipelines</w:t>
                  </w:r>
                </w:p>
              </w:tc>
              <w:tc>
                <w:tcPr>
                  <w:tcW w:w="2520" w:type="dxa"/>
                </w:tcPr>
                <w:p w14:paraId="25B6682C" w14:textId="17E0BC9B" w:rsidR="00733D5C" w:rsidRPr="004538B9" w:rsidRDefault="005062CC" w:rsidP="00271ABD">
                  <w:pPr>
                    <w:spacing w:line="360" w:lineRule="auto"/>
                    <w:rPr>
                      <w:rFonts w:ascii="Cambria" w:hAnsi="Cambria" w:cs="Times New Roman"/>
                      <w:sz w:val="24"/>
                      <w:szCs w:val="24"/>
                    </w:rPr>
                  </w:pPr>
                  <w:r w:rsidRPr="004538B9">
                    <w:rPr>
                      <w:rFonts w:ascii="Cambria" w:hAnsi="Cambria"/>
                      <w:color w:val="111111"/>
                      <w:sz w:val="21"/>
                      <w:szCs w:val="21"/>
                    </w:rPr>
                    <w:t>Platform for building and deploying portable, scalable machine learning workflows based on Docker containers</w:t>
                  </w:r>
                </w:p>
              </w:tc>
              <w:tc>
                <w:tcPr>
                  <w:tcW w:w="2730" w:type="dxa"/>
                </w:tcPr>
                <w:p w14:paraId="61C734CD" w14:textId="3A7A8D81" w:rsidR="00733D5C" w:rsidRPr="004538B9" w:rsidRDefault="00BE3490" w:rsidP="00271ABD">
                  <w:pPr>
                    <w:spacing w:line="360" w:lineRule="auto"/>
                    <w:rPr>
                      <w:rFonts w:ascii="Cambria" w:hAnsi="Cambria" w:cs="Times New Roman"/>
                      <w:sz w:val="24"/>
                      <w:szCs w:val="24"/>
                    </w:rPr>
                  </w:pPr>
                  <w:r w:rsidRPr="004538B9">
                    <w:rPr>
                      <w:rFonts w:ascii="Cambria" w:hAnsi="Cambria"/>
                      <w:color w:val="111111"/>
                      <w:sz w:val="21"/>
                      <w:szCs w:val="21"/>
                    </w:rPr>
                    <w:t>Provides a set of pre-built components for building machine learning pipelines, as well as a framework for building custom components</w:t>
                  </w:r>
                </w:p>
              </w:tc>
              <w:tc>
                <w:tcPr>
                  <w:tcW w:w="2283" w:type="dxa"/>
                </w:tcPr>
                <w:p w14:paraId="3241997E" w14:textId="6611EFEA" w:rsidR="00733D5C" w:rsidRPr="004538B9" w:rsidRDefault="007F43BF" w:rsidP="00271ABD">
                  <w:pPr>
                    <w:spacing w:line="360" w:lineRule="auto"/>
                    <w:rPr>
                      <w:rFonts w:ascii="Cambria" w:hAnsi="Cambria" w:cs="Times New Roman"/>
                      <w:sz w:val="24"/>
                      <w:szCs w:val="24"/>
                    </w:rPr>
                  </w:pPr>
                  <w:r w:rsidRPr="004538B9">
                    <w:rPr>
                      <w:rFonts w:ascii="Cambria" w:hAnsi="Cambria"/>
                      <w:color w:val="111111"/>
                      <w:sz w:val="21"/>
                      <w:szCs w:val="21"/>
                    </w:rPr>
                    <w:t>Steep learning curve</w:t>
                  </w:r>
                </w:p>
              </w:tc>
            </w:tr>
            <w:tr w:rsidR="00733D5C" w14:paraId="5AAA2007" w14:textId="77777777" w:rsidTr="00271ABD">
              <w:tc>
                <w:tcPr>
                  <w:tcW w:w="1596" w:type="dxa"/>
                </w:tcPr>
                <w:p w14:paraId="3368254A" w14:textId="706EB65E" w:rsidR="00733D5C" w:rsidRPr="004538B9" w:rsidRDefault="00410707" w:rsidP="00271ABD">
                  <w:pPr>
                    <w:spacing w:line="360" w:lineRule="auto"/>
                    <w:rPr>
                      <w:rFonts w:ascii="Cambria" w:hAnsi="Cambria" w:cs="Times New Roman"/>
                      <w:sz w:val="24"/>
                      <w:szCs w:val="24"/>
                    </w:rPr>
                  </w:pPr>
                  <w:r w:rsidRPr="004538B9">
                    <w:rPr>
                      <w:rFonts w:ascii="Cambria" w:hAnsi="Cambria"/>
                      <w:color w:val="111111"/>
                      <w:sz w:val="21"/>
                      <w:szCs w:val="21"/>
                    </w:rPr>
                    <w:t>Apache Airflow</w:t>
                  </w:r>
                </w:p>
              </w:tc>
              <w:tc>
                <w:tcPr>
                  <w:tcW w:w="2520" w:type="dxa"/>
                </w:tcPr>
                <w:p w14:paraId="5F293228" w14:textId="475BD9DB" w:rsidR="00995C69" w:rsidRPr="004538B9" w:rsidRDefault="00995C69" w:rsidP="00995C69">
                  <w:pPr>
                    <w:spacing w:before="120" w:after="120"/>
                    <w:rPr>
                      <w:rFonts w:ascii="Cambria" w:hAnsi="Cambria"/>
                      <w:color w:val="111111"/>
                    </w:rPr>
                  </w:pPr>
                  <w:r w:rsidRPr="004538B9">
                    <w:rPr>
                      <w:rFonts w:ascii="Cambria" w:hAnsi="Cambria"/>
                      <w:color w:val="111111"/>
                    </w:rPr>
                    <w:t>Open-source platform to programmatically author, schedule, and monitor workflows</w:t>
                  </w:r>
                </w:p>
                <w:p w14:paraId="3D6B574F" w14:textId="77777777" w:rsidR="00733D5C" w:rsidRPr="004538B9" w:rsidRDefault="00733D5C" w:rsidP="00271ABD">
                  <w:pPr>
                    <w:spacing w:line="360" w:lineRule="auto"/>
                    <w:rPr>
                      <w:rFonts w:ascii="Cambria" w:hAnsi="Cambria" w:cs="Times New Roman"/>
                      <w:sz w:val="24"/>
                      <w:szCs w:val="24"/>
                    </w:rPr>
                  </w:pPr>
                </w:p>
              </w:tc>
              <w:tc>
                <w:tcPr>
                  <w:tcW w:w="2730" w:type="dxa"/>
                </w:tcPr>
                <w:p w14:paraId="5A0139DB" w14:textId="373F5047" w:rsidR="00733D5C" w:rsidRPr="004538B9" w:rsidRDefault="00337562" w:rsidP="00271ABD">
                  <w:pPr>
                    <w:spacing w:line="360" w:lineRule="auto"/>
                    <w:rPr>
                      <w:rFonts w:ascii="Cambria" w:hAnsi="Cambria" w:cs="Times New Roman"/>
                      <w:sz w:val="24"/>
                      <w:szCs w:val="24"/>
                    </w:rPr>
                  </w:pPr>
                  <w:r w:rsidRPr="004538B9">
                    <w:rPr>
                      <w:rFonts w:ascii="Cambria" w:hAnsi="Cambria"/>
                      <w:color w:val="111111"/>
                      <w:sz w:val="21"/>
                      <w:szCs w:val="21"/>
                    </w:rPr>
                    <w:t>Provides a way to create, schedule, and monitor complex workflows, as well as a way to define dependencies between tasks</w:t>
                  </w:r>
                </w:p>
              </w:tc>
              <w:tc>
                <w:tcPr>
                  <w:tcW w:w="2283" w:type="dxa"/>
                </w:tcPr>
                <w:p w14:paraId="7C155D52" w14:textId="093934D9" w:rsidR="00733D5C" w:rsidRPr="004538B9" w:rsidRDefault="00146DDD" w:rsidP="00271ABD">
                  <w:pPr>
                    <w:spacing w:line="360" w:lineRule="auto"/>
                    <w:rPr>
                      <w:rFonts w:ascii="Cambria" w:hAnsi="Cambria" w:cs="Times New Roman"/>
                      <w:sz w:val="24"/>
                      <w:szCs w:val="24"/>
                    </w:rPr>
                  </w:pPr>
                  <w:r w:rsidRPr="004538B9">
                    <w:rPr>
                      <w:rFonts w:ascii="Cambria" w:hAnsi="Cambria"/>
                      <w:color w:val="111111"/>
                      <w:sz w:val="21"/>
                      <w:szCs w:val="21"/>
                    </w:rPr>
                    <w:t>Limited support for machine learning-specific tasks</w:t>
                  </w:r>
                </w:p>
              </w:tc>
            </w:tr>
            <w:tr w:rsidR="00733D5C" w14:paraId="5588633E" w14:textId="77777777" w:rsidTr="00271ABD">
              <w:tc>
                <w:tcPr>
                  <w:tcW w:w="1596" w:type="dxa"/>
                </w:tcPr>
                <w:p w14:paraId="4B9B9584" w14:textId="76A6DF96" w:rsidR="00733D5C" w:rsidRPr="004538B9" w:rsidRDefault="00EF4650" w:rsidP="00271ABD">
                  <w:pPr>
                    <w:spacing w:line="360" w:lineRule="auto"/>
                    <w:rPr>
                      <w:rFonts w:ascii="Cambria" w:hAnsi="Cambria" w:cs="Times New Roman"/>
                      <w:sz w:val="24"/>
                      <w:szCs w:val="24"/>
                    </w:rPr>
                  </w:pPr>
                  <w:r w:rsidRPr="004538B9">
                    <w:rPr>
                      <w:rFonts w:ascii="Cambria" w:hAnsi="Cambria"/>
                      <w:color w:val="111111"/>
                      <w:sz w:val="21"/>
                      <w:szCs w:val="21"/>
                    </w:rPr>
                    <w:t>MLflow</w:t>
                  </w:r>
                </w:p>
              </w:tc>
              <w:tc>
                <w:tcPr>
                  <w:tcW w:w="2520" w:type="dxa"/>
                </w:tcPr>
                <w:p w14:paraId="2AC3D527" w14:textId="3787BB14" w:rsidR="00733D5C" w:rsidRPr="004538B9" w:rsidRDefault="00743AED" w:rsidP="00271ABD">
                  <w:pPr>
                    <w:spacing w:line="360" w:lineRule="auto"/>
                    <w:rPr>
                      <w:rFonts w:ascii="Cambria" w:hAnsi="Cambria" w:cs="Times New Roman"/>
                      <w:sz w:val="24"/>
                      <w:szCs w:val="24"/>
                    </w:rPr>
                  </w:pPr>
                  <w:r w:rsidRPr="004538B9">
                    <w:rPr>
                      <w:rFonts w:ascii="Cambria" w:hAnsi="Cambria"/>
                      <w:color w:val="111111"/>
                      <w:sz w:val="21"/>
                      <w:szCs w:val="21"/>
                    </w:rPr>
                    <w:t>Open-source platform for the complete machine learning lifecycle</w:t>
                  </w:r>
                </w:p>
              </w:tc>
              <w:tc>
                <w:tcPr>
                  <w:tcW w:w="2730" w:type="dxa"/>
                </w:tcPr>
                <w:p w14:paraId="35D4F7BC" w14:textId="554B34B8" w:rsidR="00733D5C" w:rsidRPr="004538B9" w:rsidRDefault="00C34293" w:rsidP="00271ABD">
                  <w:pPr>
                    <w:spacing w:line="360" w:lineRule="auto"/>
                    <w:rPr>
                      <w:rFonts w:ascii="Cambria" w:hAnsi="Cambria" w:cs="Times New Roman"/>
                      <w:sz w:val="24"/>
                      <w:szCs w:val="24"/>
                    </w:rPr>
                  </w:pPr>
                  <w:r w:rsidRPr="004538B9">
                    <w:rPr>
                      <w:rFonts w:ascii="Cambria" w:hAnsi="Cambria"/>
                      <w:color w:val="111111"/>
                      <w:sz w:val="21"/>
                      <w:szCs w:val="21"/>
                    </w:rPr>
                    <w:t>Provides a way to track experiments, package code into reproducible runs, and share and deploy models</w:t>
                  </w:r>
                </w:p>
              </w:tc>
              <w:tc>
                <w:tcPr>
                  <w:tcW w:w="2283" w:type="dxa"/>
                </w:tcPr>
                <w:p w14:paraId="4630B479" w14:textId="316A02E4" w:rsidR="00733D5C" w:rsidRPr="004538B9" w:rsidRDefault="00445241" w:rsidP="00271ABD">
                  <w:pPr>
                    <w:spacing w:line="360" w:lineRule="auto"/>
                    <w:rPr>
                      <w:rFonts w:ascii="Cambria" w:hAnsi="Cambria" w:cs="Times New Roman"/>
                      <w:sz w:val="24"/>
                      <w:szCs w:val="24"/>
                    </w:rPr>
                  </w:pPr>
                  <w:r w:rsidRPr="004538B9">
                    <w:rPr>
                      <w:rFonts w:ascii="Cambria" w:hAnsi="Cambria"/>
                      <w:color w:val="111111"/>
                      <w:sz w:val="21"/>
                      <w:szCs w:val="21"/>
                    </w:rPr>
                    <w:t>Limited support for model serving</w:t>
                  </w:r>
                </w:p>
              </w:tc>
            </w:tr>
            <w:tr w:rsidR="00733D5C" w14:paraId="0C47C453" w14:textId="77777777" w:rsidTr="00271ABD">
              <w:tc>
                <w:tcPr>
                  <w:tcW w:w="1596" w:type="dxa"/>
                </w:tcPr>
                <w:p w14:paraId="6C5420D4" w14:textId="76D864EB" w:rsidR="00733D5C" w:rsidRPr="004538B9" w:rsidRDefault="00286791" w:rsidP="00271ABD">
                  <w:pPr>
                    <w:spacing w:line="360" w:lineRule="auto"/>
                    <w:rPr>
                      <w:rFonts w:ascii="Cambria" w:hAnsi="Cambria" w:cs="Times New Roman"/>
                      <w:sz w:val="24"/>
                      <w:szCs w:val="24"/>
                    </w:rPr>
                  </w:pPr>
                  <w:r w:rsidRPr="004538B9">
                    <w:rPr>
                      <w:rFonts w:ascii="Cambria" w:hAnsi="Cambria"/>
                      <w:color w:val="111111"/>
                      <w:sz w:val="21"/>
                      <w:szCs w:val="21"/>
                    </w:rPr>
                    <w:t>Pachyderm</w:t>
                  </w:r>
                </w:p>
              </w:tc>
              <w:tc>
                <w:tcPr>
                  <w:tcW w:w="2520" w:type="dxa"/>
                </w:tcPr>
                <w:p w14:paraId="727C6703" w14:textId="6BD71F0B" w:rsidR="00733D5C" w:rsidRPr="004538B9" w:rsidRDefault="00E23E71" w:rsidP="00271ABD">
                  <w:pPr>
                    <w:spacing w:line="360" w:lineRule="auto"/>
                    <w:rPr>
                      <w:rFonts w:ascii="Cambria" w:hAnsi="Cambria" w:cs="Times New Roman"/>
                      <w:sz w:val="24"/>
                      <w:szCs w:val="24"/>
                    </w:rPr>
                  </w:pPr>
                  <w:r w:rsidRPr="004538B9">
                    <w:rPr>
                      <w:rFonts w:ascii="Cambria" w:hAnsi="Cambria"/>
                      <w:color w:val="111111"/>
                      <w:sz w:val="21"/>
                      <w:szCs w:val="21"/>
                    </w:rPr>
                    <w:t>Open-source platform for building scalable, reproducible machine learning workflows</w:t>
                  </w:r>
                </w:p>
              </w:tc>
              <w:tc>
                <w:tcPr>
                  <w:tcW w:w="2730" w:type="dxa"/>
                </w:tcPr>
                <w:p w14:paraId="2988E3FD" w14:textId="6E2BC3CC" w:rsidR="00733D5C" w:rsidRPr="004538B9" w:rsidRDefault="00917316" w:rsidP="00271ABD">
                  <w:pPr>
                    <w:spacing w:line="360" w:lineRule="auto"/>
                    <w:rPr>
                      <w:rFonts w:ascii="Cambria" w:hAnsi="Cambria" w:cs="Times New Roman"/>
                      <w:sz w:val="24"/>
                      <w:szCs w:val="24"/>
                    </w:rPr>
                  </w:pPr>
                  <w:r w:rsidRPr="004538B9">
                    <w:rPr>
                      <w:rFonts w:ascii="Cambria" w:hAnsi="Cambria"/>
                      <w:color w:val="111111"/>
                      <w:sz w:val="21"/>
                      <w:szCs w:val="21"/>
                    </w:rPr>
                    <w:t>Provides a way to version data and code, as well as a way to build, test, and deploy machine learning pipelines</w:t>
                  </w:r>
                </w:p>
              </w:tc>
              <w:tc>
                <w:tcPr>
                  <w:tcW w:w="2283" w:type="dxa"/>
                </w:tcPr>
                <w:p w14:paraId="039F2B2B" w14:textId="148AB319" w:rsidR="00733D5C" w:rsidRPr="004538B9" w:rsidRDefault="005C4DA3" w:rsidP="00271ABD">
                  <w:pPr>
                    <w:spacing w:line="360" w:lineRule="auto"/>
                    <w:rPr>
                      <w:rFonts w:ascii="Cambria" w:hAnsi="Cambria" w:cs="Times New Roman"/>
                      <w:sz w:val="24"/>
                      <w:szCs w:val="24"/>
                    </w:rPr>
                  </w:pPr>
                  <w:r w:rsidRPr="004538B9">
                    <w:rPr>
                      <w:rFonts w:ascii="Cambria" w:hAnsi="Cambria"/>
                      <w:color w:val="111111"/>
                      <w:sz w:val="21"/>
                      <w:szCs w:val="21"/>
                    </w:rPr>
                    <w:t>Limited support for non-Docker workflows</w:t>
                  </w:r>
                </w:p>
              </w:tc>
            </w:tr>
          </w:tbl>
          <w:p w14:paraId="4EB3DA13" w14:textId="78314014" w:rsidR="00841F3C" w:rsidRPr="00841F3C" w:rsidRDefault="00841F3C" w:rsidP="00466841">
            <w:pPr>
              <w:spacing w:line="360" w:lineRule="auto"/>
              <w:jc w:val="both"/>
              <w:rPr>
                <w:rFonts w:ascii="Cambria" w:hAnsi="Cambria" w:cs="Times New Roman"/>
                <w:sz w:val="24"/>
                <w:szCs w:val="24"/>
              </w:rPr>
            </w:pPr>
          </w:p>
          <w:p w14:paraId="09C6FD4F" w14:textId="611625D1" w:rsidR="005A1549" w:rsidRDefault="005A1549" w:rsidP="00B26CBA">
            <w:pPr>
              <w:pStyle w:val="ListParagraph"/>
              <w:numPr>
                <w:ilvl w:val="0"/>
                <w:numId w:val="1"/>
              </w:numPr>
              <w:spacing w:line="360" w:lineRule="auto"/>
              <w:ind w:left="360"/>
              <w:jc w:val="both"/>
              <w:rPr>
                <w:rFonts w:ascii="Cambria" w:hAnsi="Cambria" w:cs="Times New Roman"/>
                <w:b/>
                <w:bCs/>
                <w:sz w:val="24"/>
                <w:szCs w:val="24"/>
              </w:rPr>
            </w:pPr>
            <w:r w:rsidRPr="00F420EE">
              <w:rPr>
                <w:rFonts w:ascii="Cambria" w:hAnsi="Cambria" w:cs="Times New Roman"/>
                <w:b/>
                <w:bCs/>
                <w:sz w:val="24"/>
                <w:szCs w:val="24"/>
              </w:rPr>
              <w:t>Demo</w:t>
            </w:r>
            <w:r w:rsidR="00F74A21" w:rsidRPr="00F420EE">
              <w:rPr>
                <w:rFonts w:ascii="Cambria" w:hAnsi="Cambria" w:cs="Times New Roman"/>
                <w:b/>
                <w:bCs/>
                <w:sz w:val="24"/>
                <w:szCs w:val="24"/>
              </w:rPr>
              <w:t>nstration</w:t>
            </w:r>
          </w:p>
          <w:p w14:paraId="650A79F4" w14:textId="0BB98917" w:rsidR="00ED022C" w:rsidRPr="000D701A" w:rsidRDefault="00F420EE" w:rsidP="000D701A">
            <w:pPr>
              <w:spacing w:line="360" w:lineRule="auto"/>
              <w:jc w:val="both"/>
              <w:rPr>
                <w:rFonts w:ascii="Cambria" w:hAnsi="Cambria" w:cs="Times New Roman"/>
                <w:sz w:val="24"/>
                <w:szCs w:val="24"/>
              </w:rPr>
            </w:pPr>
            <w:r w:rsidRPr="000D701A">
              <w:rPr>
                <w:rFonts w:ascii="Cambria" w:hAnsi="Cambria" w:cs="Times New Roman"/>
                <w:sz w:val="24"/>
                <w:szCs w:val="24"/>
              </w:rPr>
              <w:t>Anything that could be used to</w:t>
            </w:r>
            <w:r w:rsidR="00CC6199" w:rsidRPr="000D701A">
              <w:rPr>
                <w:rFonts w:ascii="Cambria" w:hAnsi="Cambria" w:cs="Times New Roman"/>
                <w:sz w:val="24"/>
                <w:szCs w:val="24"/>
              </w:rPr>
              <w:t xml:space="preserve"> </w:t>
            </w:r>
            <w:r w:rsidRPr="000D701A">
              <w:rPr>
                <w:rFonts w:ascii="Cambria" w:hAnsi="Cambria" w:cs="Times New Roman"/>
                <w:sz w:val="24"/>
                <w:szCs w:val="24"/>
              </w:rPr>
              <w:t>highlight the solution’s main functionalities</w:t>
            </w:r>
            <w:r w:rsidR="00CC6199" w:rsidRPr="000D701A">
              <w:rPr>
                <w:rFonts w:ascii="Cambria" w:hAnsi="Cambria" w:cs="Times New Roman"/>
                <w:sz w:val="24"/>
                <w:szCs w:val="24"/>
              </w:rPr>
              <w:t>,</w:t>
            </w:r>
            <w:r w:rsidRPr="000D701A">
              <w:rPr>
                <w:rFonts w:ascii="Cambria" w:hAnsi="Cambria" w:cs="Times New Roman"/>
                <w:sz w:val="24"/>
                <w:szCs w:val="24"/>
              </w:rPr>
              <w:t xml:space="preserve"> rather than being just an installation guide.</w:t>
            </w:r>
          </w:p>
          <w:p w14:paraId="5123C152" w14:textId="6D1E745F" w:rsidR="00F813DF" w:rsidRDefault="00EB440D" w:rsidP="004A4976">
            <w:pPr>
              <w:pStyle w:val="ListParagraph"/>
              <w:numPr>
                <w:ilvl w:val="1"/>
                <w:numId w:val="13"/>
              </w:numPr>
              <w:spacing w:line="360" w:lineRule="auto"/>
              <w:jc w:val="both"/>
              <w:rPr>
                <w:rFonts w:ascii="Cambria" w:hAnsi="Cambria" w:cs="Times New Roman"/>
                <w:sz w:val="24"/>
                <w:szCs w:val="24"/>
              </w:rPr>
            </w:pPr>
            <w:r w:rsidRPr="0080234F">
              <w:rPr>
                <w:rFonts w:ascii="Cambria" w:hAnsi="Cambria" w:cs="Times New Roman"/>
                <w:sz w:val="24"/>
                <w:szCs w:val="24"/>
              </w:rPr>
              <w:t>Example</w:t>
            </w:r>
            <w:r w:rsidR="00F813DF" w:rsidRPr="0080234F">
              <w:rPr>
                <w:rFonts w:ascii="Cambria" w:hAnsi="Cambria" w:cs="Times New Roman"/>
                <w:sz w:val="24"/>
                <w:szCs w:val="24"/>
              </w:rPr>
              <w:t>Gen</w:t>
            </w:r>
            <w:r w:rsidR="0080234F">
              <w:rPr>
                <w:rFonts w:ascii="Cambria" w:hAnsi="Cambria" w:cs="Times New Roman"/>
                <w:sz w:val="24"/>
                <w:szCs w:val="24"/>
              </w:rPr>
              <w:t>:</w:t>
            </w:r>
          </w:p>
          <w:p w14:paraId="42579374" w14:textId="5E13AD18" w:rsidR="0088422F" w:rsidRDefault="00F828D8" w:rsidP="00B26CBA">
            <w:pPr>
              <w:pStyle w:val="ListParagraph"/>
              <w:numPr>
                <w:ilvl w:val="0"/>
                <w:numId w:val="7"/>
              </w:numPr>
              <w:spacing w:line="360" w:lineRule="auto"/>
              <w:jc w:val="both"/>
              <w:rPr>
                <w:rFonts w:ascii="Cambria" w:hAnsi="Cambria" w:cs="Times New Roman"/>
                <w:sz w:val="24"/>
                <w:szCs w:val="24"/>
              </w:rPr>
            </w:pPr>
            <w:r>
              <w:rPr>
                <w:rFonts w:ascii="Cambria" w:hAnsi="Cambria" w:cs="Times New Roman"/>
                <w:sz w:val="24"/>
                <w:szCs w:val="24"/>
              </w:rPr>
              <w:t>Custom input/output split</w:t>
            </w:r>
          </w:p>
          <w:p w14:paraId="59C02CC6" w14:textId="6BEFE5C4" w:rsidR="00F828D8" w:rsidRDefault="00062335" w:rsidP="00F828D8">
            <w:pPr>
              <w:pStyle w:val="ListParagraph"/>
              <w:spacing w:line="360" w:lineRule="auto"/>
              <w:ind w:left="1440"/>
              <w:jc w:val="both"/>
              <w:rPr>
                <w:rFonts w:ascii="Cambria" w:hAnsi="Cambria" w:cs="Times New Roman"/>
                <w:sz w:val="24"/>
                <w:szCs w:val="24"/>
              </w:rPr>
            </w:pPr>
            <w:r w:rsidRPr="00062335">
              <w:rPr>
                <w:rFonts w:ascii="Cambria" w:hAnsi="Cambria" w:cs="Times New Roman"/>
                <w:noProof/>
                <w:sz w:val="24"/>
                <w:szCs w:val="24"/>
              </w:rPr>
              <w:drawing>
                <wp:inline distT="0" distB="0" distL="0" distR="0" wp14:anchorId="6D4E7C8C" wp14:editId="2F8FFA46">
                  <wp:extent cx="4118775" cy="11146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46668" cy="1122154"/>
                          </a:xfrm>
                          <a:prstGeom prst="rect">
                            <a:avLst/>
                          </a:prstGeom>
                        </pic:spPr>
                      </pic:pic>
                    </a:graphicData>
                  </a:graphic>
                </wp:inline>
              </w:drawing>
            </w:r>
          </w:p>
          <w:p w14:paraId="1CB6D145" w14:textId="019FFDBD" w:rsidR="00062335" w:rsidRDefault="00E272C4" w:rsidP="00F828D8">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 xml:space="preserve">Notice how the </w:t>
            </w:r>
            <w:r w:rsidR="00F74700" w:rsidRPr="00E27CDB">
              <w:rPr>
                <w:rFonts w:ascii="Cambria" w:hAnsi="Cambria"/>
                <w:color w:val="37474F"/>
                <w:sz w:val="24"/>
                <w:szCs w:val="24"/>
                <w:shd w:val="clear" w:color="auto" w:fill="F1F3F4"/>
              </w:rPr>
              <w:t>hash_buckets</w:t>
            </w:r>
            <w:r w:rsidR="00E27CDB">
              <w:rPr>
                <w:rFonts w:ascii="Cambria" w:hAnsi="Cambria"/>
                <w:color w:val="37474F"/>
                <w:sz w:val="24"/>
                <w:szCs w:val="24"/>
                <w:shd w:val="clear" w:color="auto" w:fill="F1F3F4"/>
              </w:rPr>
              <w:t xml:space="preserve"> </w:t>
            </w:r>
            <w:r w:rsidR="00E27CDB">
              <w:rPr>
                <w:rFonts w:ascii="Cambria" w:hAnsi="Cambria" w:cs="Times New Roman"/>
                <w:sz w:val="24"/>
                <w:szCs w:val="24"/>
              </w:rPr>
              <w:t>were set in this example</w:t>
            </w:r>
          </w:p>
          <w:p w14:paraId="37D0BD0D" w14:textId="26DB53F1" w:rsidR="00E27CDB" w:rsidRDefault="00E27CDB" w:rsidP="00F828D8">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 xml:space="preserve">For an input source </w:t>
            </w:r>
            <w:r w:rsidR="0017732E">
              <w:rPr>
                <w:rFonts w:ascii="Cambria" w:hAnsi="Cambria" w:cs="Times New Roman"/>
                <w:sz w:val="24"/>
                <w:szCs w:val="24"/>
              </w:rPr>
              <w:t xml:space="preserve">which has already been </w:t>
            </w:r>
            <w:r w:rsidR="00180B5A">
              <w:rPr>
                <w:rFonts w:ascii="Cambria" w:hAnsi="Cambria" w:cs="Times New Roman"/>
                <w:sz w:val="24"/>
                <w:szCs w:val="24"/>
              </w:rPr>
              <w:t xml:space="preserve">split, set the </w:t>
            </w:r>
            <w:r w:rsidR="00E7757A">
              <w:rPr>
                <w:rFonts w:ascii="Roboto Mono" w:hAnsi="Roboto Mono"/>
                <w:color w:val="37474F"/>
                <w:shd w:val="clear" w:color="auto" w:fill="F1F3F4"/>
              </w:rPr>
              <w:t>input_config</w:t>
            </w:r>
            <w:r w:rsidR="00E7757A">
              <w:rPr>
                <w:rFonts w:ascii="Cambria" w:hAnsi="Cambria"/>
                <w:color w:val="37474F"/>
                <w:sz w:val="24"/>
                <w:szCs w:val="24"/>
                <w:shd w:val="clear" w:color="auto" w:fill="F1F3F4"/>
              </w:rPr>
              <w:t xml:space="preserve"> </w:t>
            </w:r>
            <w:r w:rsidR="00E7757A">
              <w:rPr>
                <w:rFonts w:ascii="Cambria" w:hAnsi="Cambria" w:cs="Times New Roman"/>
                <w:sz w:val="24"/>
                <w:szCs w:val="24"/>
              </w:rPr>
              <w:t>for ExampleGen component:</w:t>
            </w:r>
          </w:p>
          <w:p w14:paraId="29E66F74" w14:textId="2448DCE6" w:rsidR="0088422F" w:rsidRDefault="009D39A0" w:rsidP="00E10455">
            <w:pPr>
              <w:pStyle w:val="ListParagraph"/>
              <w:spacing w:line="360" w:lineRule="auto"/>
              <w:ind w:left="1440"/>
              <w:jc w:val="both"/>
              <w:rPr>
                <w:rFonts w:ascii="Cambria" w:hAnsi="Cambria" w:cs="Times New Roman"/>
                <w:sz w:val="24"/>
                <w:szCs w:val="24"/>
              </w:rPr>
            </w:pPr>
            <w:r>
              <w:rPr>
                <w:noProof/>
              </w:rPr>
              <w:drawing>
                <wp:inline distT="0" distB="0" distL="0" distR="0" wp14:anchorId="4F18F323" wp14:editId="71EA2FF2">
                  <wp:extent cx="4126727" cy="1008314"/>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126727" cy="1008314"/>
                          </a:xfrm>
                          <a:prstGeom prst="rect">
                            <a:avLst/>
                          </a:prstGeom>
                        </pic:spPr>
                      </pic:pic>
                    </a:graphicData>
                  </a:graphic>
                </wp:inline>
              </w:drawing>
            </w:r>
          </w:p>
          <w:p w14:paraId="6AC57673" w14:textId="0B3128EC" w:rsidR="00E10455" w:rsidRDefault="00E10455" w:rsidP="004A4976">
            <w:pPr>
              <w:pStyle w:val="ListParagraph"/>
              <w:numPr>
                <w:ilvl w:val="1"/>
                <w:numId w:val="13"/>
              </w:numPr>
              <w:spacing w:line="360" w:lineRule="auto"/>
              <w:jc w:val="both"/>
              <w:rPr>
                <w:rFonts w:ascii="Cambria" w:hAnsi="Cambria" w:cs="Times New Roman"/>
                <w:sz w:val="24"/>
                <w:szCs w:val="24"/>
              </w:rPr>
            </w:pPr>
            <w:r>
              <w:rPr>
                <w:rFonts w:ascii="Cambria" w:hAnsi="Cambria" w:cs="Times New Roman"/>
                <w:sz w:val="24"/>
                <w:szCs w:val="24"/>
              </w:rPr>
              <w:t>StatisticsGen:</w:t>
            </w:r>
          </w:p>
          <w:p w14:paraId="5429F8E9" w14:textId="09F4BAB6" w:rsidR="00CA4B0B" w:rsidRDefault="00EF2DDB" w:rsidP="00B26CBA">
            <w:pPr>
              <w:pStyle w:val="ListParagraph"/>
              <w:numPr>
                <w:ilvl w:val="0"/>
                <w:numId w:val="7"/>
              </w:numPr>
              <w:spacing w:line="360" w:lineRule="auto"/>
              <w:ind w:right="252"/>
              <w:jc w:val="both"/>
              <w:rPr>
                <w:rFonts w:ascii="Cambria" w:hAnsi="Cambria" w:cs="Times New Roman"/>
                <w:sz w:val="24"/>
                <w:szCs w:val="24"/>
              </w:rPr>
            </w:pPr>
            <w:r>
              <w:rPr>
                <w:rFonts w:ascii="Cambria" w:hAnsi="Cambria" w:cs="Times New Roman"/>
                <w:sz w:val="24"/>
                <w:szCs w:val="24"/>
              </w:rPr>
              <w:t>Using Statis</w:t>
            </w:r>
            <w:r w:rsidR="00DF13B2">
              <w:rPr>
                <w:rFonts w:ascii="Cambria" w:hAnsi="Cambria" w:cs="Times New Roman"/>
                <w:sz w:val="24"/>
                <w:szCs w:val="24"/>
              </w:rPr>
              <w:t>ticsGen with a schema</w:t>
            </w:r>
            <w:r w:rsidR="00AE6641">
              <w:rPr>
                <w:rFonts w:ascii="Cambria" w:hAnsi="Cambria" w:cs="Times New Roman"/>
                <w:sz w:val="24"/>
                <w:szCs w:val="24"/>
              </w:rPr>
              <w:t xml:space="preserve">: </w:t>
            </w:r>
            <w:r w:rsidR="009E0666" w:rsidRPr="009E0666">
              <w:rPr>
                <w:rFonts w:ascii="Cambria" w:hAnsi="Cambria" w:cs="Times New Roman"/>
                <w:sz w:val="24"/>
                <w:szCs w:val="24"/>
              </w:rPr>
              <w:t>For the first run of a pipeline, the output of StatisticsGen will be used to infer a schema. However, on subsequent runs you may have a manually curated schema that contains additional information about your data set. By providing this schema to StatisticsGen, TFDV can provide more useful statistics based on declared properties of your data set.</w:t>
            </w:r>
          </w:p>
          <w:p w14:paraId="1E72A22E" w14:textId="1D98B7B1" w:rsidR="009E0666" w:rsidRDefault="00AB2FEC" w:rsidP="00B26CBA">
            <w:pPr>
              <w:pStyle w:val="ListParagraph"/>
              <w:numPr>
                <w:ilvl w:val="0"/>
                <w:numId w:val="7"/>
              </w:numPr>
              <w:spacing w:line="360" w:lineRule="auto"/>
              <w:jc w:val="both"/>
              <w:rPr>
                <w:rFonts w:ascii="Cambria" w:hAnsi="Cambria" w:cs="Times New Roman"/>
                <w:sz w:val="24"/>
                <w:szCs w:val="24"/>
              </w:rPr>
            </w:pPr>
            <w:r>
              <w:rPr>
                <w:rFonts w:ascii="Cambria" w:hAnsi="Cambria" w:cs="Times New Roman"/>
                <w:sz w:val="24"/>
                <w:szCs w:val="24"/>
              </w:rPr>
              <w:t>Invoking StatisticsGen with a curated schema that has been imported by an ImporterNode:</w:t>
            </w:r>
          </w:p>
          <w:p w14:paraId="4F78ACC0" w14:textId="3EE445FD" w:rsidR="00AB2FEC" w:rsidRDefault="00815606" w:rsidP="00AB2FEC">
            <w:pPr>
              <w:pStyle w:val="ListParagraph"/>
              <w:spacing w:line="360" w:lineRule="auto"/>
              <w:ind w:left="1440"/>
              <w:jc w:val="both"/>
              <w:rPr>
                <w:rFonts w:ascii="Cambria" w:hAnsi="Cambria" w:cs="Times New Roman"/>
                <w:sz w:val="24"/>
                <w:szCs w:val="24"/>
              </w:rPr>
            </w:pPr>
            <w:r w:rsidRPr="00815606">
              <w:rPr>
                <w:rFonts w:ascii="Cambria" w:hAnsi="Cambria" w:cs="Times New Roman"/>
                <w:noProof/>
                <w:sz w:val="24"/>
                <w:szCs w:val="24"/>
              </w:rPr>
              <w:drawing>
                <wp:inline distT="0" distB="0" distL="0" distR="0" wp14:anchorId="565DC83C" wp14:editId="15FAD5CC">
                  <wp:extent cx="4430640" cy="133581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096" cy="1360378"/>
                          </a:xfrm>
                          <a:prstGeom prst="rect">
                            <a:avLst/>
                          </a:prstGeom>
                        </pic:spPr>
                      </pic:pic>
                    </a:graphicData>
                  </a:graphic>
                </wp:inline>
              </w:drawing>
            </w:r>
          </w:p>
          <w:p w14:paraId="0CE0CACC" w14:textId="76CEC826" w:rsidR="00815606" w:rsidRDefault="00B65D10" w:rsidP="004A4976">
            <w:pPr>
              <w:pStyle w:val="ListParagraph"/>
              <w:numPr>
                <w:ilvl w:val="1"/>
                <w:numId w:val="13"/>
              </w:numPr>
              <w:spacing w:line="360" w:lineRule="auto"/>
              <w:jc w:val="both"/>
              <w:rPr>
                <w:rFonts w:ascii="Cambria" w:hAnsi="Cambria" w:cs="Times New Roman"/>
                <w:sz w:val="24"/>
                <w:szCs w:val="24"/>
              </w:rPr>
            </w:pPr>
            <w:r>
              <w:rPr>
                <w:rFonts w:ascii="Cambria" w:hAnsi="Cambria" w:cs="Times New Roman"/>
                <w:sz w:val="24"/>
                <w:szCs w:val="24"/>
              </w:rPr>
              <w:t>SchemaGen:</w:t>
            </w:r>
          </w:p>
          <w:p w14:paraId="4AFE1E77" w14:textId="0BB229D0" w:rsidR="00B65D10" w:rsidRDefault="008B7A42" w:rsidP="00B26CBA">
            <w:pPr>
              <w:pStyle w:val="ListParagraph"/>
              <w:numPr>
                <w:ilvl w:val="0"/>
                <w:numId w:val="8"/>
              </w:numPr>
              <w:spacing w:line="360" w:lineRule="auto"/>
              <w:jc w:val="both"/>
              <w:rPr>
                <w:rFonts w:ascii="Cambria" w:hAnsi="Cambria" w:cs="Times New Roman"/>
                <w:sz w:val="24"/>
                <w:szCs w:val="24"/>
              </w:rPr>
            </w:pPr>
            <w:r>
              <w:rPr>
                <w:rFonts w:ascii="Cambria" w:hAnsi="Cambria" w:cs="Times New Roman"/>
                <w:sz w:val="24"/>
                <w:szCs w:val="24"/>
              </w:rPr>
              <w:t>Using SchemaGen for the initial schema generation:</w:t>
            </w:r>
          </w:p>
          <w:p w14:paraId="49933893" w14:textId="0904693F" w:rsidR="008B7A42" w:rsidRDefault="00BA2F39" w:rsidP="00E26DF0">
            <w:pPr>
              <w:pStyle w:val="ListParagraph"/>
              <w:spacing w:line="360" w:lineRule="auto"/>
              <w:ind w:left="1440"/>
              <w:jc w:val="both"/>
              <w:rPr>
                <w:rFonts w:ascii="Cambria" w:hAnsi="Cambria" w:cs="Times New Roman"/>
                <w:sz w:val="24"/>
                <w:szCs w:val="24"/>
              </w:rPr>
            </w:pPr>
            <w:r w:rsidRPr="00BA2F39">
              <w:rPr>
                <w:rFonts w:ascii="Cambria" w:hAnsi="Cambria" w:cs="Times New Roman"/>
                <w:noProof/>
                <w:sz w:val="24"/>
                <w:szCs w:val="24"/>
              </w:rPr>
              <w:drawing>
                <wp:inline distT="0" distB="0" distL="0" distR="0" wp14:anchorId="09463D74" wp14:editId="69E841D1">
                  <wp:extent cx="3013544" cy="5164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826" cy="527301"/>
                          </a:xfrm>
                          <a:prstGeom prst="rect">
                            <a:avLst/>
                          </a:prstGeom>
                        </pic:spPr>
                      </pic:pic>
                    </a:graphicData>
                  </a:graphic>
                </wp:inline>
              </w:drawing>
            </w:r>
          </w:p>
          <w:p w14:paraId="0FB2BA1B" w14:textId="6111F35D" w:rsidR="00A01F22" w:rsidRDefault="00A01F22" w:rsidP="00B26CBA">
            <w:pPr>
              <w:pStyle w:val="ListParagraph"/>
              <w:numPr>
                <w:ilvl w:val="0"/>
                <w:numId w:val="8"/>
              </w:numPr>
              <w:spacing w:after="160" w:line="360" w:lineRule="auto"/>
              <w:jc w:val="both"/>
              <w:rPr>
                <w:rFonts w:ascii="Cambria" w:hAnsi="Cambria" w:cs="Times New Roman"/>
                <w:sz w:val="24"/>
                <w:szCs w:val="24"/>
              </w:rPr>
            </w:pPr>
            <w:r>
              <w:rPr>
                <w:rFonts w:ascii="Cambria" w:hAnsi="Cambria" w:cs="Times New Roman"/>
                <w:sz w:val="24"/>
                <w:szCs w:val="24"/>
              </w:rPr>
              <w:t xml:space="preserve">Using SchemaGen for the </w:t>
            </w:r>
            <w:r w:rsidR="00F90356">
              <w:rPr>
                <w:rFonts w:ascii="Cambria" w:hAnsi="Cambria" w:cs="Times New Roman"/>
                <w:sz w:val="24"/>
                <w:szCs w:val="24"/>
              </w:rPr>
              <w:t>reviewed</w:t>
            </w:r>
            <w:r>
              <w:rPr>
                <w:rFonts w:ascii="Cambria" w:hAnsi="Cambria" w:cs="Times New Roman"/>
                <w:sz w:val="24"/>
                <w:szCs w:val="24"/>
              </w:rPr>
              <w:t xml:space="preserve"> schema </w:t>
            </w:r>
            <w:r w:rsidR="00F90356">
              <w:rPr>
                <w:rFonts w:ascii="Cambria" w:hAnsi="Cambria" w:cs="Times New Roman"/>
                <w:sz w:val="24"/>
                <w:szCs w:val="24"/>
              </w:rPr>
              <w:t>import</w:t>
            </w:r>
            <w:r>
              <w:rPr>
                <w:rFonts w:ascii="Cambria" w:hAnsi="Cambria" w:cs="Times New Roman"/>
                <w:sz w:val="24"/>
                <w:szCs w:val="24"/>
              </w:rPr>
              <w:t>:</w:t>
            </w:r>
          </w:p>
          <w:p w14:paraId="6E48ABB2" w14:textId="116063FA" w:rsidR="007F58C9" w:rsidRDefault="00B02439" w:rsidP="00A01F22">
            <w:pPr>
              <w:pStyle w:val="ListParagraph"/>
              <w:spacing w:line="360" w:lineRule="auto"/>
              <w:ind w:left="1440"/>
              <w:jc w:val="both"/>
              <w:rPr>
                <w:rFonts w:ascii="Cambria" w:hAnsi="Cambria" w:cs="Times New Roman"/>
                <w:sz w:val="24"/>
                <w:szCs w:val="24"/>
              </w:rPr>
            </w:pPr>
            <w:r w:rsidRPr="00B02439">
              <w:rPr>
                <w:rFonts w:ascii="Cambria" w:hAnsi="Cambria" w:cs="Times New Roman"/>
                <w:noProof/>
                <w:sz w:val="24"/>
                <w:szCs w:val="24"/>
              </w:rPr>
              <w:drawing>
                <wp:inline distT="0" distB="0" distL="0" distR="0" wp14:anchorId="39E81CF3" wp14:editId="20A8B851">
                  <wp:extent cx="3108960" cy="49060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0456" cy="497156"/>
                          </a:xfrm>
                          <a:prstGeom prst="rect">
                            <a:avLst/>
                          </a:prstGeom>
                        </pic:spPr>
                      </pic:pic>
                    </a:graphicData>
                  </a:graphic>
                </wp:inline>
              </w:drawing>
            </w:r>
          </w:p>
          <w:p w14:paraId="1B006DE9" w14:textId="4033B9D9" w:rsidR="00BB02AA" w:rsidRDefault="00361E3B" w:rsidP="004A4976">
            <w:pPr>
              <w:pStyle w:val="ListParagraph"/>
              <w:numPr>
                <w:ilvl w:val="1"/>
                <w:numId w:val="13"/>
              </w:numPr>
              <w:spacing w:line="360" w:lineRule="auto"/>
              <w:jc w:val="both"/>
              <w:rPr>
                <w:rFonts w:ascii="Cambria" w:hAnsi="Cambria" w:cs="Times New Roman"/>
                <w:sz w:val="24"/>
                <w:szCs w:val="24"/>
              </w:rPr>
            </w:pPr>
            <w:r>
              <w:rPr>
                <w:rFonts w:ascii="Cambria" w:hAnsi="Cambria" w:cs="Times New Roman"/>
                <w:sz w:val="24"/>
                <w:szCs w:val="24"/>
              </w:rPr>
              <w:t>Example</w:t>
            </w:r>
            <w:r w:rsidR="00974E5A">
              <w:rPr>
                <w:rFonts w:ascii="Cambria" w:hAnsi="Cambria" w:cs="Times New Roman"/>
                <w:sz w:val="24"/>
                <w:szCs w:val="24"/>
              </w:rPr>
              <w:t>Validator</w:t>
            </w:r>
          </w:p>
          <w:p w14:paraId="115C301B" w14:textId="3AF0939E" w:rsidR="00742C26" w:rsidRPr="00BB02AA" w:rsidRDefault="00742C26" w:rsidP="00B26CBA">
            <w:pPr>
              <w:pStyle w:val="ListParagraph"/>
              <w:numPr>
                <w:ilvl w:val="0"/>
                <w:numId w:val="8"/>
              </w:numPr>
              <w:spacing w:line="360" w:lineRule="auto"/>
              <w:jc w:val="both"/>
              <w:rPr>
                <w:rFonts w:ascii="Cambria" w:hAnsi="Cambria" w:cs="Times New Roman"/>
                <w:sz w:val="24"/>
                <w:szCs w:val="24"/>
              </w:rPr>
            </w:pPr>
            <w:r>
              <w:rPr>
                <w:rFonts w:ascii="Cambria" w:hAnsi="Cambria" w:cs="Times New Roman"/>
                <w:sz w:val="24"/>
                <w:szCs w:val="24"/>
              </w:rPr>
              <w:t>Computing descriptive data statistics:</w:t>
            </w:r>
            <w:r w:rsidR="003A1130">
              <w:rPr>
                <w:rFonts w:ascii="Cambria" w:hAnsi="Cambria" w:cs="Times New Roman"/>
                <w:sz w:val="24"/>
                <w:szCs w:val="24"/>
              </w:rPr>
              <w:t xml:space="preserve"> </w:t>
            </w:r>
            <w:r w:rsidR="00B31713">
              <w:rPr>
                <w:rFonts w:ascii="Cambria" w:hAnsi="Cambria" w:cs="Times New Roman"/>
                <w:sz w:val="24"/>
                <w:szCs w:val="24"/>
              </w:rPr>
              <w:t>TensorFlow Data Validation</w:t>
            </w:r>
            <w:r w:rsidR="003A1130">
              <w:rPr>
                <w:rFonts w:ascii="Cambria" w:hAnsi="Cambria" w:cs="Times New Roman"/>
                <w:sz w:val="24"/>
                <w:szCs w:val="24"/>
              </w:rPr>
              <w:t xml:space="preserve"> (</w:t>
            </w:r>
            <w:r w:rsidR="003A1130" w:rsidRPr="003A1130">
              <w:rPr>
                <w:rFonts w:ascii="Cambria" w:hAnsi="Cambria" w:cs="Times New Roman"/>
                <w:sz w:val="24"/>
                <w:szCs w:val="24"/>
              </w:rPr>
              <w:t>TFDV</w:t>
            </w:r>
            <w:r w:rsidR="003A1130">
              <w:rPr>
                <w:rFonts w:ascii="Cambria" w:hAnsi="Cambria" w:cs="Times New Roman"/>
                <w:sz w:val="24"/>
                <w:szCs w:val="24"/>
              </w:rPr>
              <w:t>)</w:t>
            </w:r>
            <w:r w:rsidR="003A1130" w:rsidRPr="003A1130">
              <w:rPr>
                <w:rFonts w:ascii="Cambria" w:hAnsi="Cambria" w:cs="Times New Roman"/>
                <w:sz w:val="24"/>
                <w:szCs w:val="24"/>
              </w:rPr>
              <w:t xml:space="preserve"> can compute descriptive statistics that provide a quick overview of the data in terms of the features that are present and the shapes of their value distributions. Tools such as Facets Overview can provide a succinct visualization of these statistics for easy browsing.</w:t>
            </w:r>
          </w:p>
          <w:p w14:paraId="751CDCD4" w14:textId="35C6DAEA" w:rsidR="00B31713" w:rsidRPr="003A1130" w:rsidRDefault="000329FA" w:rsidP="00B31713">
            <w:pPr>
              <w:pStyle w:val="ListParagraph"/>
              <w:spacing w:line="360" w:lineRule="auto"/>
              <w:ind w:left="1440"/>
              <w:jc w:val="both"/>
              <w:rPr>
                <w:rFonts w:ascii="Cambria" w:hAnsi="Cambria" w:cs="Times New Roman"/>
                <w:sz w:val="24"/>
                <w:szCs w:val="24"/>
              </w:rPr>
            </w:pPr>
            <w:r>
              <w:rPr>
                <w:noProof/>
              </w:rPr>
              <w:drawing>
                <wp:inline distT="0" distB="0" distL="0" distR="0" wp14:anchorId="3B3A5C67" wp14:editId="4AE628A6">
                  <wp:extent cx="4404047" cy="39756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541716" cy="409993"/>
                          </a:xfrm>
                          <a:prstGeom prst="rect">
                            <a:avLst/>
                          </a:prstGeom>
                        </pic:spPr>
                      </pic:pic>
                    </a:graphicData>
                  </a:graphic>
                </wp:inline>
              </w:drawing>
            </w:r>
          </w:p>
          <w:p w14:paraId="64F0B7A4" w14:textId="35C6DAEA" w:rsidR="002365F7" w:rsidRPr="003A1130" w:rsidRDefault="00033BF6" w:rsidP="00B31713">
            <w:pPr>
              <w:pStyle w:val="ListParagraph"/>
              <w:spacing w:line="360" w:lineRule="auto"/>
              <w:ind w:left="1440"/>
              <w:jc w:val="both"/>
              <w:rPr>
                <w:rFonts w:ascii="Cambria" w:hAnsi="Cambria" w:cs="Times New Roman"/>
                <w:sz w:val="24"/>
                <w:szCs w:val="24"/>
              </w:rPr>
            </w:pPr>
            <w:r>
              <w:rPr>
                <w:noProof/>
              </w:rPr>
              <w:drawing>
                <wp:inline distT="0" distB="0" distL="0" distR="0" wp14:anchorId="618B0F26" wp14:editId="359674AE">
                  <wp:extent cx="2425148" cy="3301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2566493" cy="349398"/>
                          </a:xfrm>
                          <a:prstGeom prst="rect">
                            <a:avLst/>
                          </a:prstGeom>
                        </pic:spPr>
                      </pic:pic>
                    </a:graphicData>
                  </a:graphic>
                </wp:inline>
              </w:drawing>
            </w:r>
          </w:p>
          <w:p w14:paraId="4513AC4D" w14:textId="317A4932" w:rsidR="008E1543" w:rsidRPr="003A1130" w:rsidRDefault="00D23D66" w:rsidP="004538B9">
            <w:pPr>
              <w:pStyle w:val="ListParagraph"/>
              <w:spacing w:line="360" w:lineRule="auto"/>
              <w:ind w:left="1440"/>
              <w:rPr>
                <w:rFonts w:ascii="Cambria" w:hAnsi="Cambria" w:cs="Times New Roman"/>
                <w:sz w:val="24"/>
                <w:szCs w:val="24"/>
              </w:rPr>
            </w:pPr>
            <w:r>
              <w:rPr>
                <w:noProof/>
              </w:rPr>
              <w:drawing>
                <wp:inline distT="0" distB="0" distL="0" distR="0" wp14:anchorId="3B56E086" wp14:editId="1D132029">
                  <wp:extent cx="4869180" cy="276252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869180" cy="2762523"/>
                          </a:xfrm>
                          <a:prstGeom prst="rect">
                            <a:avLst/>
                          </a:prstGeom>
                        </pic:spPr>
                      </pic:pic>
                    </a:graphicData>
                  </a:graphic>
                </wp:inline>
              </w:drawing>
            </w:r>
          </w:p>
          <w:p w14:paraId="4E595A59" w14:textId="3A1686A7" w:rsidR="00D23D66" w:rsidRPr="003A1130" w:rsidRDefault="007F0784" w:rsidP="00B26CBA">
            <w:pPr>
              <w:pStyle w:val="ListParagraph"/>
              <w:numPr>
                <w:ilvl w:val="0"/>
                <w:numId w:val="8"/>
              </w:numPr>
              <w:spacing w:line="360" w:lineRule="auto"/>
              <w:jc w:val="both"/>
              <w:rPr>
                <w:rFonts w:ascii="Cambria" w:hAnsi="Cambria" w:cs="Times New Roman"/>
                <w:sz w:val="24"/>
                <w:szCs w:val="24"/>
              </w:rPr>
            </w:pPr>
            <w:r>
              <w:rPr>
                <w:rFonts w:ascii="Cambria" w:hAnsi="Cambria" w:cs="Times New Roman"/>
                <w:sz w:val="24"/>
                <w:szCs w:val="24"/>
              </w:rPr>
              <w:t>Inferring a schema over the data</w:t>
            </w:r>
          </w:p>
          <w:p w14:paraId="4B477F5A" w14:textId="33ABCED6" w:rsidR="007F0784" w:rsidRDefault="00A07D60" w:rsidP="007F0784">
            <w:pPr>
              <w:pStyle w:val="ListParagraph"/>
              <w:spacing w:line="360" w:lineRule="auto"/>
              <w:ind w:left="1440"/>
              <w:jc w:val="both"/>
              <w:rPr>
                <w:rFonts w:ascii="Cambria" w:hAnsi="Cambria" w:cs="Times New Roman"/>
                <w:sz w:val="24"/>
                <w:szCs w:val="24"/>
              </w:rPr>
            </w:pPr>
            <w:r w:rsidRPr="00A07D60">
              <w:rPr>
                <w:rFonts w:ascii="Cambria" w:hAnsi="Cambria" w:cs="Times New Roman"/>
                <w:sz w:val="24"/>
                <w:szCs w:val="24"/>
              </w:rPr>
              <w:t>To mark that the feature should be populated in at least 50% of the examples:</w:t>
            </w:r>
          </w:p>
          <w:p w14:paraId="417C355A" w14:textId="2C75C5C3" w:rsidR="00A07D60" w:rsidRDefault="00513877" w:rsidP="007F0784">
            <w:pPr>
              <w:pStyle w:val="ListParagraph"/>
              <w:spacing w:line="360" w:lineRule="auto"/>
              <w:ind w:left="1440"/>
              <w:jc w:val="both"/>
              <w:rPr>
                <w:rFonts w:ascii="Cambria" w:hAnsi="Cambria" w:cs="Times New Roman"/>
                <w:sz w:val="24"/>
                <w:szCs w:val="24"/>
              </w:rPr>
            </w:pPr>
            <w:r>
              <w:rPr>
                <w:noProof/>
              </w:rPr>
              <w:drawing>
                <wp:inline distT="0" distB="0" distL="0" distR="0" wp14:anchorId="70629CA2" wp14:editId="79940C9F">
                  <wp:extent cx="4846320" cy="41733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4846320" cy="417338"/>
                          </a:xfrm>
                          <a:prstGeom prst="rect">
                            <a:avLst/>
                          </a:prstGeom>
                        </pic:spPr>
                      </pic:pic>
                    </a:graphicData>
                  </a:graphic>
                </wp:inline>
              </w:drawing>
            </w:r>
          </w:p>
          <w:p w14:paraId="446ACD33" w14:textId="1007D2DB" w:rsidR="00513877" w:rsidRDefault="00522426" w:rsidP="007F0784">
            <w:pPr>
              <w:pStyle w:val="ListParagraph"/>
              <w:spacing w:line="360" w:lineRule="auto"/>
              <w:ind w:left="1440"/>
              <w:jc w:val="both"/>
              <w:rPr>
                <w:rFonts w:ascii="Cambria" w:hAnsi="Cambria" w:cs="Times New Roman"/>
                <w:sz w:val="24"/>
                <w:szCs w:val="24"/>
              </w:rPr>
            </w:pPr>
            <w:r w:rsidRPr="00522426">
              <w:rPr>
                <w:rFonts w:ascii="Cambria" w:hAnsi="Cambria" w:cs="Times New Roman"/>
                <w:noProof/>
                <w:sz w:val="24"/>
                <w:szCs w:val="24"/>
              </w:rPr>
              <w:drawing>
                <wp:inline distT="0" distB="0" distL="0" distR="0" wp14:anchorId="1730D388" wp14:editId="13BC4A56">
                  <wp:extent cx="4850765" cy="3599194"/>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530" cy="3611633"/>
                          </a:xfrm>
                          <a:prstGeom prst="rect">
                            <a:avLst/>
                          </a:prstGeom>
                        </pic:spPr>
                      </pic:pic>
                    </a:graphicData>
                  </a:graphic>
                </wp:inline>
              </w:drawing>
            </w:r>
          </w:p>
          <w:p w14:paraId="3D56C984" w14:textId="64E5F631" w:rsidR="00522426" w:rsidRDefault="007D10F7" w:rsidP="00B26CBA">
            <w:pPr>
              <w:pStyle w:val="ListParagraph"/>
              <w:numPr>
                <w:ilvl w:val="0"/>
                <w:numId w:val="8"/>
              </w:numPr>
              <w:spacing w:line="360" w:lineRule="auto"/>
              <w:jc w:val="both"/>
              <w:rPr>
                <w:rFonts w:ascii="Cambria" w:hAnsi="Cambria" w:cs="Times New Roman"/>
                <w:sz w:val="24"/>
                <w:szCs w:val="24"/>
              </w:rPr>
            </w:pPr>
            <w:r>
              <w:rPr>
                <w:rFonts w:ascii="Cambria" w:hAnsi="Cambria" w:cs="Times New Roman"/>
                <w:sz w:val="24"/>
                <w:szCs w:val="24"/>
              </w:rPr>
              <w:t>Check</w:t>
            </w:r>
            <w:r w:rsidR="00227EB2">
              <w:rPr>
                <w:rFonts w:ascii="Cambria" w:hAnsi="Cambria" w:cs="Times New Roman"/>
                <w:sz w:val="24"/>
                <w:szCs w:val="24"/>
              </w:rPr>
              <w:t>ing the data for errors</w:t>
            </w:r>
          </w:p>
          <w:p w14:paraId="7D5A10CD" w14:textId="058FBAD6" w:rsidR="00227EB2" w:rsidRDefault="00496384" w:rsidP="00D61D19">
            <w:pPr>
              <w:pStyle w:val="ListParagraph"/>
              <w:spacing w:line="360" w:lineRule="auto"/>
              <w:ind w:left="1440"/>
              <w:jc w:val="both"/>
              <w:rPr>
                <w:rFonts w:ascii="Cambria" w:hAnsi="Cambria" w:cs="Times New Roman"/>
                <w:sz w:val="24"/>
                <w:szCs w:val="24"/>
              </w:rPr>
            </w:pPr>
            <w:r w:rsidRPr="00496384">
              <w:rPr>
                <w:rFonts w:ascii="Cambria" w:hAnsi="Cambria" w:cs="Times New Roman"/>
                <w:sz w:val="24"/>
                <w:szCs w:val="24"/>
              </w:rPr>
              <w:t>To check for errors in the aggregate, TFDV matches the statistics of the dataset against the schema and marks any discrepancies. For example:</w:t>
            </w:r>
          </w:p>
          <w:p w14:paraId="72B71551" w14:textId="5EA3930D" w:rsidR="00767EE4" w:rsidRDefault="006B7F50" w:rsidP="00543E7D">
            <w:pPr>
              <w:pStyle w:val="ListParagraph"/>
              <w:spacing w:line="360" w:lineRule="auto"/>
              <w:ind w:left="1440"/>
              <w:jc w:val="both"/>
              <w:rPr>
                <w:rFonts w:ascii="Cambria" w:hAnsi="Cambria" w:cs="Times New Roman"/>
                <w:sz w:val="24"/>
                <w:szCs w:val="24"/>
              </w:rPr>
            </w:pPr>
            <w:r w:rsidRPr="006B7F50">
              <w:rPr>
                <w:rFonts w:ascii="Cambria" w:hAnsi="Cambria" w:cs="Times New Roman"/>
                <w:noProof/>
                <w:sz w:val="24"/>
                <w:szCs w:val="24"/>
              </w:rPr>
              <w:drawing>
                <wp:inline distT="0" distB="0" distL="0" distR="0" wp14:anchorId="29E734C2" wp14:editId="46C9F803">
                  <wp:extent cx="4581525" cy="52487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8604" cy="542874"/>
                          </a:xfrm>
                          <a:prstGeom prst="rect">
                            <a:avLst/>
                          </a:prstGeom>
                        </pic:spPr>
                      </pic:pic>
                    </a:graphicData>
                  </a:graphic>
                </wp:inline>
              </w:drawing>
            </w:r>
          </w:p>
          <w:p w14:paraId="61D3E091" w14:textId="2E5DAB0E" w:rsidR="00543E7D" w:rsidRPr="00543E7D" w:rsidRDefault="009E61E6" w:rsidP="00B26CBA">
            <w:pPr>
              <w:pStyle w:val="ListParagraph"/>
              <w:numPr>
                <w:ilvl w:val="0"/>
                <w:numId w:val="8"/>
              </w:numPr>
              <w:spacing w:line="360" w:lineRule="auto"/>
              <w:jc w:val="both"/>
              <w:rPr>
                <w:rFonts w:ascii="Cambria" w:hAnsi="Cambria" w:cs="Times New Roman"/>
                <w:sz w:val="24"/>
                <w:szCs w:val="24"/>
              </w:rPr>
            </w:pPr>
            <w:r>
              <w:rPr>
                <w:rFonts w:ascii="Cambria" w:hAnsi="Cambria" w:cs="Times New Roman"/>
                <w:sz w:val="24"/>
                <w:szCs w:val="24"/>
              </w:rPr>
              <w:t>Checking data skew and drift</w:t>
            </w:r>
          </w:p>
          <w:p w14:paraId="4A4B714F" w14:textId="36C56904" w:rsidR="008613E2" w:rsidRDefault="0040355D" w:rsidP="00767EE4">
            <w:pPr>
              <w:pStyle w:val="ListParagraph"/>
              <w:spacing w:line="360" w:lineRule="auto"/>
              <w:ind w:left="1440"/>
              <w:jc w:val="both"/>
              <w:rPr>
                <w:rFonts w:ascii="Cambria" w:hAnsi="Cambria" w:cs="Times New Roman"/>
                <w:sz w:val="24"/>
                <w:szCs w:val="24"/>
              </w:rPr>
            </w:pPr>
            <w:r w:rsidRPr="0040355D">
              <w:rPr>
                <w:rFonts w:ascii="Cambria" w:hAnsi="Cambria" w:cs="Times New Roman"/>
                <w:sz w:val="24"/>
                <w:szCs w:val="24"/>
              </w:rPr>
              <w:t>TFDV performs this check by comparing the statistics of different datasets based on the drift/skew comparators specified in the schema. For example, to check if there is any skew between 'payment_type' feature within training and serving dataset:</w:t>
            </w:r>
          </w:p>
          <w:p w14:paraId="00F0D0B2" w14:textId="26C2E816" w:rsidR="0040355D" w:rsidRDefault="00E27913" w:rsidP="00767EE4">
            <w:pPr>
              <w:pStyle w:val="ListParagraph"/>
              <w:spacing w:line="360" w:lineRule="auto"/>
              <w:ind w:left="1440"/>
              <w:jc w:val="both"/>
              <w:rPr>
                <w:rFonts w:ascii="Cambria" w:hAnsi="Cambria" w:cs="Times New Roman"/>
                <w:sz w:val="24"/>
                <w:szCs w:val="24"/>
              </w:rPr>
            </w:pPr>
            <w:r w:rsidRPr="00E27913">
              <w:rPr>
                <w:rFonts w:ascii="Cambria" w:hAnsi="Cambria" w:cs="Times New Roman"/>
                <w:noProof/>
                <w:sz w:val="24"/>
                <w:szCs w:val="24"/>
              </w:rPr>
              <w:drawing>
                <wp:inline distT="0" distB="0" distL="0" distR="0" wp14:anchorId="1E4E545C" wp14:editId="475096A0">
                  <wp:extent cx="4562475" cy="109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4670" cy="1101247"/>
                          </a:xfrm>
                          <a:prstGeom prst="rect">
                            <a:avLst/>
                          </a:prstGeom>
                        </pic:spPr>
                      </pic:pic>
                    </a:graphicData>
                  </a:graphic>
                </wp:inline>
              </w:drawing>
            </w:r>
          </w:p>
          <w:p w14:paraId="07C3F498" w14:textId="2A3A2BB1" w:rsidR="00E27913" w:rsidRDefault="0030351A" w:rsidP="004A4976">
            <w:pPr>
              <w:pStyle w:val="ListParagraph"/>
              <w:numPr>
                <w:ilvl w:val="1"/>
                <w:numId w:val="13"/>
              </w:numPr>
              <w:spacing w:line="360" w:lineRule="auto"/>
              <w:jc w:val="both"/>
              <w:rPr>
                <w:rFonts w:ascii="Cambria" w:hAnsi="Cambria" w:cs="Times New Roman"/>
                <w:sz w:val="24"/>
                <w:szCs w:val="24"/>
              </w:rPr>
            </w:pPr>
            <w:r>
              <w:rPr>
                <w:rFonts w:ascii="Cambria" w:hAnsi="Cambria" w:cs="Times New Roman"/>
                <w:sz w:val="24"/>
                <w:szCs w:val="24"/>
              </w:rPr>
              <w:t>Transform</w:t>
            </w:r>
          </w:p>
          <w:p w14:paraId="2977F6D4" w14:textId="7D7F8C9D" w:rsidR="00400676" w:rsidRPr="00400676" w:rsidRDefault="00400676" w:rsidP="00B26CBA">
            <w:pPr>
              <w:pStyle w:val="ListParagraph"/>
              <w:numPr>
                <w:ilvl w:val="0"/>
                <w:numId w:val="8"/>
              </w:numPr>
              <w:spacing w:line="360" w:lineRule="auto"/>
              <w:jc w:val="both"/>
              <w:rPr>
                <w:rFonts w:ascii="Cambria" w:hAnsi="Cambria" w:cs="Times New Roman"/>
                <w:sz w:val="24"/>
                <w:szCs w:val="24"/>
              </w:rPr>
            </w:pPr>
            <w:r w:rsidRPr="00400676">
              <w:rPr>
                <w:rFonts w:ascii="Cambria" w:hAnsi="Cambria" w:cs="Times New Roman"/>
                <w:sz w:val="24"/>
                <w:szCs w:val="24"/>
              </w:rPr>
              <w:t>Transform makes extensive use of TensorFlow Transform for performing feature engineering on your dataset. TensorFlow Transform is a great tool for transforming feature data before it goes to your model and as a part of the training process</w:t>
            </w:r>
            <w:r w:rsidR="003C5457">
              <w:rPr>
                <w:rFonts w:ascii="Cambria" w:hAnsi="Cambria" w:cs="Times New Roman"/>
                <w:sz w:val="24"/>
                <w:szCs w:val="24"/>
              </w:rPr>
              <w:t>.</w:t>
            </w:r>
          </w:p>
          <w:p w14:paraId="6D70A5EA" w14:textId="7A44EA32" w:rsidR="0030351A" w:rsidRDefault="00400676" w:rsidP="00B26CBA">
            <w:pPr>
              <w:pStyle w:val="ListParagraph"/>
              <w:numPr>
                <w:ilvl w:val="0"/>
                <w:numId w:val="8"/>
              </w:numPr>
              <w:spacing w:line="360" w:lineRule="auto"/>
              <w:jc w:val="both"/>
              <w:rPr>
                <w:rFonts w:ascii="Cambria" w:hAnsi="Cambria" w:cs="Times New Roman"/>
                <w:sz w:val="24"/>
                <w:szCs w:val="24"/>
              </w:rPr>
            </w:pPr>
            <w:r w:rsidRPr="00400676">
              <w:rPr>
                <w:rFonts w:ascii="Cambria" w:hAnsi="Cambria" w:cs="Times New Roman"/>
                <w:sz w:val="24"/>
                <w:szCs w:val="24"/>
              </w:rPr>
              <w:t>You can transform your data however you like prior to running TFX. But if you do it within TensorFlow Transform, transforms become part of the TensorFlow graph. This approach helps avoid training/serving skew.</w:t>
            </w:r>
          </w:p>
          <w:p w14:paraId="5C40A88D" w14:textId="695FA531" w:rsidR="009E2523" w:rsidRDefault="00EE2193" w:rsidP="00B26CBA">
            <w:pPr>
              <w:pStyle w:val="ListParagraph"/>
              <w:numPr>
                <w:ilvl w:val="0"/>
                <w:numId w:val="8"/>
              </w:numPr>
              <w:spacing w:line="360" w:lineRule="auto"/>
              <w:jc w:val="both"/>
              <w:rPr>
                <w:rFonts w:ascii="Cambria" w:hAnsi="Cambria" w:cs="Times New Roman"/>
                <w:sz w:val="24"/>
                <w:szCs w:val="24"/>
              </w:rPr>
            </w:pPr>
            <w:r w:rsidRPr="00EE2193">
              <w:rPr>
                <w:rFonts w:ascii="Cambria" w:hAnsi="Cambria" w:cs="Times New Roman"/>
                <w:sz w:val="24"/>
                <w:szCs w:val="24"/>
              </w:rPr>
              <w:t>Transformations inside your modeling code use FeatureColumns. Using FeatureColumns, you can define bucketizations, integerizations that use predefined vocabularies, or any other transformations that can be defined without looking at the data.</w:t>
            </w:r>
          </w:p>
          <w:p w14:paraId="68C1102C" w14:textId="10627B93" w:rsidR="00EE2193" w:rsidRDefault="000F7967" w:rsidP="00B26CBA">
            <w:pPr>
              <w:pStyle w:val="ListParagraph"/>
              <w:numPr>
                <w:ilvl w:val="0"/>
                <w:numId w:val="8"/>
              </w:numPr>
              <w:spacing w:line="360" w:lineRule="auto"/>
              <w:jc w:val="both"/>
              <w:rPr>
                <w:rFonts w:ascii="Cambria" w:hAnsi="Cambria" w:cs="Times New Roman"/>
                <w:sz w:val="24"/>
                <w:szCs w:val="24"/>
              </w:rPr>
            </w:pPr>
            <w:r w:rsidRPr="000F7967">
              <w:rPr>
                <w:rFonts w:ascii="Cambria" w:hAnsi="Cambria" w:cs="Times New Roman"/>
                <w:sz w:val="24"/>
                <w:szCs w:val="24"/>
              </w:rPr>
              <w:t>By contrast, TensorFlow Transform is designed for transformations that require a full pass over the data to compute values that are not known in advance. For example, vocabulary generation requires a full pass over the data.</w:t>
            </w:r>
          </w:p>
          <w:p w14:paraId="61534C7D" w14:textId="42727EA6" w:rsidR="000F7967" w:rsidRDefault="00931432" w:rsidP="004A4976">
            <w:pPr>
              <w:pStyle w:val="ListParagraph"/>
              <w:numPr>
                <w:ilvl w:val="1"/>
                <w:numId w:val="13"/>
              </w:numPr>
              <w:spacing w:line="360" w:lineRule="auto"/>
              <w:jc w:val="both"/>
              <w:rPr>
                <w:rFonts w:ascii="Cambria" w:hAnsi="Cambria" w:cs="Times New Roman"/>
                <w:sz w:val="24"/>
                <w:szCs w:val="24"/>
              </w:rPr>
            </w:pPr>
            <w:r>
              <w:rPr>
                <w:rFonts w:ascii="Cambria" w:hAnsi="Cambria" w:cs="Times New Roman"/>
                <w:sz w:val="24"/>
                <w:szCs w:val="24"/>
              </w:rPr>
              <w:t>Trainer</w:t>
            </w:r>
          </w:p>
          <w:p w14:paraId="46C63028" w14:textId="403157E5" w:rsidR="00CE30A5" w:rsidRDefault="00CE30A5" w:rsidP="00B26CBA">
            <w:pPr>
              <w:pStyle w:val="ListParagraph"/>
              <w:numPr>
                <w:ilvl w:val="0"/>
                <w:numId w:val="10"/>
              </w:numPr>
              <w:spacing w:line="360" w:lineRule="auto"/>
              <w:jc w:val="both"/>
              <w:rPr>
                <w:rFonts w:ascii="Cambria" w:hAnsi="Cambria" w:cs="Times New Roman"/>
                <w:sz w:val="24"/>
                <w:szCs w:val="24"/>
              </w:rPr>
            </w:pPr>
            <w:r>
              <w:rPr>
                <w:rFonts w:ascii="Cambria" w:hAnsi="Cambria" w:cs="Times New Roman"/>
                <w:sz w:val="24"/>
                <w:szCs w:val="24"/>
              </w:rPr>
              <w:t>Trainer takes:</w:t>
            </w:r>
          </w:p>
          <w:p w14:paraId="3651CC2F" w14:textId="1F3229DE" w:rsidR="00CE30A5" w:rsidRDefault="00923708" w:rsidP="00CE30A5">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 xml:space="preserve">tf.Examples </w:t>
            </w:r>
            <w:r w:rsidR="00E04CEB">
              <w:rPr>
                <w:rFonts w:ascii="Cambria" w:hAnsi="Cambria" w:cs="Times New Roman"/>
                <w:sz w:val="24"/>
                <w:szCs w:val="24"/>
              </w:rPr>
              <w:t>used for training and eval.</w:t>
            </w:r>
          </w:p>
          <w:p w14:paraId="6C109CB9" w14:textId="7A8EC89D" w:rsidR="00E04CEB" w:rsidRDefault="00E04CEB" w:rsidP="00CE30A5">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A user provided module file that defines the trainer logic.</w:t>
            </w:r>
          </w:p>
          <w:p w14:paraId="3B87929B" w14:textId="6C258E35" w:rsidR="00E04CEB" w:rsidRDefault="00292D5C" w:rsidP="00CE30A5">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Pro</w:t>
            </w:r>
            <w:r w:rsidR="003665A8">
              <w:rPr>
                <w:rFonts w:ascii="Cambria" w:hAnsi="Cambria" w:cs="Times New Roman"/>
                <w:sz w:val="24"/>
                <w:szCs w:val="24"/>
              </w:rPr>
              <w:t>tobuf definition of train args and eval args.</w:t>
            </w:r>
          </w:p>
          <w:p w14:paraId="1F7F8B89" w14:textId="72E289A4" w:rsidR="003665A8" w:rsidRDefault="003665A8" w:rsidP="00CE30A5">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 xml:space="preserve">Other optional </w:t>
            </w:r>
            <w:r w:rsidR="00742C67">
              <w:rPr>
                <w:rFonts w:ascii="Cambria" w:hAnsi="Cambria" w:cs="Times New Roman"/>
                <w:sz w:val="24"/>
                <w:szCs w:val="24"/>
              </w:rPr>
              <w:t>parameters</w:t>
            </w:r>
            <w:r w:rsidR="00172785">
              <w:rPr>
                <w:rFonts w:ascii="Cambria" w:hAnsi="Cambria" w:cs="Times New Roman"/>
                <w:sz w:val="24"/>
                <w:szCs w:val="24"/>
              </w:rPr>
              <w:t>…</w:t>
            </w:r>
          </w:p>
          <w:p w14:paraId="369CF748" w14:textId="14E80706" w:rsidR="00172785" w:rsidRDefault="009F1C19" w:rsidP="00B26CBA">
            <w:pPr>
              <w:pStyle w:val="ListParagraph"/>
              <w:numPr>
                <w:ilvl w:val="0"/>
                <w:numId w:val="10"/>
              </w:numPr>
              <w:spacing w:line="360" w:lineRule="auto"/>
              <w:jc w:val="both"/>
              <w:rPr>
                <w:rFonts w:ascii="Cambria" w:hAnsi="Cambria" w:cs="Times New Roman"/>
                <w:sz w:val="24"/>
                <w:szCs w:val="24"/>
              </w:rPr>
            </w:pPr>
            <w:r>
              <w:rPr>
                <w:rFonts w:ascii="Cambria" w:hAnsi="Cambria" w:cs="Times New Roman"/>
                <w:sz w:val="24"/>
                <w:szCs w:val="24"/>
              </w:rPr>
              <w:t xml:space="preserve">Trainer emits: </w:t>
            </w:r>
            <w:r w:rsidR="0019713D" w:rsidRPr="0019713D">
              <w:rPr>
                <w:rFonts w:ascii="Cambria" w:hAnsi="Cambria" w:cs="Times New Roman"/>
                <w:sz w:val="24"/>
                <w:szCs w:val="24"/>
              </w:rPr>
              <w:t>At least one model for inference/serving (typically in SavedModelFormat) and optionally another model for eval (typically an EvalSavedModel).</w:t>
            </w:r>
          </w:p>
          <w:p w14:paraId="6580E30D" w14:textId="5650DC06" w:rsidR="0019713D" w:rsidRDefault="00D3500D" w:rsidP="00B26CBA">
            <w:pPr>
              <w:pStyle w:val="ListParagraph"/>
              <w:numPr>
                <w:ilvl w:val="0"/>
                <w:numId w:val="10"/>
              </w:numPr>
              <w:spacing w:line="360" w:lineRule="auto"/>
              <w:jc w:val="both"/>
              <w:rPr>
                <w:rFonts w:ascii="Cambria" w:hAnsi="Cambria" w:cs="Times New Roman"/>
                <w:sz w:val="24"/>
                <w:szCs w:val="24"/>
              </w:rPr>
            </w:pPr>
            <w:r w:rsidRPr="00D3500D">
              <w:rPr>
                <w:rFonts w:ascii="Cambria" w:hAnsi="Cambria" w:cs="Times New Roman"/>
                <w:sz w:val="24"/>
                <w:szCs w:val="24"/>
              </w:rPr>
              <w:t>Typical pipeline DSL code for the generic Trainer would look like this:</w:t>
            </w:r>
          </w:p>
          <w:p w14:paraId="60EF684F" w14:textId="21719F70" w:rsidR="00632531" w:rsidRDefault="00FB1EFA" w:rsidP="00632531">
            <w:pPr>
              <w:pStyle w:val="ListParagraph"/>
              <w:spacing w:line="360" w:lineRule="auto"/>
              <w:ind w:left="1440"/>
              <w:jc w:val="both"/>
              <w:rPr>
                <w:rFonts w:ascii="Cambria" w:hAnsi="Cambria" w:cs="Times New Roman"/>
                <w:sz w:val="24"/>
                <w:szCs w:val="24"/>
              </w:rPr>
            </w:pPr>
            <w:r w:rsidRPr="00FB1EFA">
              <w:rPr>
                <w:rFonts w:ascii="Cambria" w:hAnsi="Cambria" w:cs="Times New Roman"/>
                <w:noProof/>
                <w:sz w:val="24"/>
                <w:szCs w:val="24"/>
              </w:rPr>
              <w:drawing>
                <wp:inline distT="0" distB="0" distL="0" distR="0" wp14:anchorId="1EFE3EF1" wp14:editId="19769201">
                  <wp:extent cx="3235036" cy="146689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5536" cy="1485263"/>
                          </a:xfrm>
                          <a:prstGeom prst="rect">
                            <a:avLst/>
                          </a:prstGeom>
                        </pic:spPr>
                      </pic:pic>
                    </a:graphicData>
                  </a:graphic>
                </wp:inline>
              </w:drawing>
            </w:r>
          </w:p>
          <w:p w14:paraId="69A3847B" w14:textId="17A56B8E" w:rsidR="00FB1EFA" w:rsidRDefault="00B10571" w:rsidP="004A4976">
            <w:pPr>
              <w:pStyle w:val="ListParagraph"/>
              <w:numPr>
                <w:ilvl w:val="1"/>
                <w:numId w:val="13"/>
              </w:numPr>
              <w:spacing w:line="360" w:lineRule="auto"/>
              <w:jc w:val="both"/>
              <w:rPr>
                <w:rFonts w:ascii="Cambria" w:hAnsi="Cambria" w:cs="Times New Roman"/>
                <w:sz w:val="24"/>
                <w:szCs w:val="24"/>
              </w:rPr>
            </w:pPr>
            <w:r>
              <w:rPr>
                <w:rFonts w:ascii="Cambria" w:hAnsi="Cambria" w:cs="Times New Roman"/>
                <w:sz w:val="24"/>
                <w:szCs w:val="24"/>
              </w:rPr>
              <w:t>Evaluator</w:t>
            </w:r>
          </w:p>
          <w:p w14:paraId="458DB78E" w14:textId="07B2F95E" w:rsidR="00C37808" w:rsidRDefault="00671F20" w:rsidP="00B26CBA">
            <w:pPr>
              <w:pStyle w:val="ListParagraph"/>
              <w:numPr>
                <w:ilvl w:val="0"/>
                <w:numId w:val="11"/>
              </w:numPr>
              <w:spacing w:line="360" w:lineRule="auto"/>
              <w:jc w:val="both"/>
              <w:rPr>
                <w:rFonts w:ascii="Cambria" w:hAnsi="Cambria" w:cs="Times New Roman"/>
                <w:sz w:val="24"/>
                <w:szCs w:val="24"/>
              </w:rPr>
            </w:pPr>
            <w:r w:rsidRPr="00671F20">
              <w:rPr>
                <w:rFonts w:ascii="Cambria" w:hAnsi="Cambria" w:cs="Times New Roman"/>
                <w:sz w:val="24"/>
                <w:szCs w:val="24"/>
              </w:rPr>
              <w:t>The Evaluator TFX pipeline component performs deep analysis on the training results for your models, to help you understand how your model performs on subsets of your data. The Evaluator also helps you validate your exported models, ensuring that they are "good enough" to be pushed to production.</w:t>
            </w:r>
          </w:p>
          <w:p w14:paraId="2F77AC8B" w14:textId="2DD4C456" w:rsidR="005E6329" w:rsidRDefault="005E3550" w:rsidP="00B26CBA">
            <w:pPr>
              <w:pStyle w:val="ListParagraph"/>
              <w:numPr>
                <w:ilvl w:val="0"/>
                <w:numId w:val="11"/>
              </w:numPr>
              <w:spacing w:line="360" w:lineRule="auto"/>
              <w:jc w:val="both"/>
              <w:rPr>
                <w:rFonts w:ascii="Cambria" w:hAnsi="Cambria" w:cs="Times New Roman"/>
                <w:sz w:val="24"/>
                <w:szCs w:val="24"/>
              </w:rPr>
            </w:pPr>
            <w:r w:rsidRPr="005E3550">
              <w:rPr>
                <w:rFonts w:ascii="Cambria" w:hAnsi="Cambria" w:cs="Times New Roman"/>
                <w:sz w:val="24"/>
                <w:szCs w:val="24"/>
              </w:rPr>
              <w:t>When validation is enabled, the Evaluator compares new models against a baseline (such as the currently serving model) to determine if they're "good enough" relative to the baseline. It does so by evaluating both models on an eval dataset and computing their performance on metrics (e.g. AUC, loss). If the new model's metrics meet developer-specified criteria relative to the baseline model (e.g. AUC is not lower), the model is "blessed" (marked as good), indicating to the Pusher that it is ok to push the model to production.</w:t>
            </w:r>
          </w:p>
          <w:p w14:paraId="1E84194E" w14:textId="2B7868C5" w:rsidR="0067378C" w:rsidRDefault="00DB00A3" w:rsidP="00B26CBA">
            <w:pPr>
              <w:pStyle w:val="ListParagraph"/>
              <w:numPr>
                <w:ilvl w:val="0"/>
                <w:numId w:val="11"/>
              </w:numPr>
              <w:spacing w:line="360" w:lineRule="auto"/>
              <w:jc w:val="both"/>
              <w:rPr>
                <w:rFonts w:ascii="Cambria" w:hAnsi="Cambria" w:cs="Times New Roman"/>
                <w:sz w:val="24"/>
                <w:szCs w:val="24"/>
              </w:rPr>
            </w:pPr>
            <w:r>
              <w:rPr>
                <w:rFonts w:ascii="Cambria" w:hAnsi="Cambria" w:cs="Times New Roman"/>
                <w:sz w:val="24"/>
                <w:szCs w:val="24"/>
              </w:rPr>
              <w:t>Consumes:</w:t>
            </w:r>
          </w:p>
          <w:p w14:paraId="61E112F8" w14:textId="4D948E55" w:rsidR="00DB00A3" w:rsidRDefault="00DB00A3" w:rsidP="00DB00A3">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An eval split from ExampleGen.</w:t>
            </w:r>
          </w:p>
          <w:p w14:paraId="4BC37764" w14:textId="7466EBFC" w:rsidR="00DB00A3" w:rsidRDefault="00DB00A3" w:rsidP="00DB00A3">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A trained model from Trainer.</w:t>
            </w:r>
          </w:p>
          <w:p w14:paraId="3B1EEE65" w14:textId="635B4868" w:rsidR="00DB00A3" w:rsidRDefault="003C6FD8" w:rsidP="00DB00A3">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A previously blessed model (if validation to be performed).</w:t>
            </w:r>
          </w:p>
          <w:p w14:paraId="50ABC80C" w14:textId="36451313" w:rsidR="003C6FD8" w:rsidRDefault="003C6FD8" w:rsidP="00B26CBA">
            <w:pPr>
              <w:pStyle w:val="ListParagraph"/>
              <w:numPr>
                <w:ilvl w:val="0"/>
                <w:numId w:val="11"/>
              </w:numPr>
              <w:spacing w:line="360" w:lineRule="auto"/>
              <w:jc w:val="both"/>
              <w:rPr>
                <w:rFonts w:ascii="Cambria" w:hAnsi="Cambria" w:cs="Times New Roman"/>
                <w:sz w:val="24"/>
                <w:szCs w:val="24"/>
              </w:rPr>
            </w:pPr>
            <w:r>
              <w:rPr>
                <w:rFonts w:ascii="Cambria" w:hAnsi="Cambria" w:cs="Times New Roman"/>
                <w:sz w:val="24"/>
                <w:szCs w:val="24"/>
              </w:rPr>
              <w:t>Emits:</w:t>
            </w:r>
          </w:p>
          <w:p w14:paraId="08758EC6" w14:textId="3D3213C7" w:rsidR="003C6FD8" w:rsidRDefault="00E8164A" w:rsidP="003C6FD8">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 xml:space="preserve">Analysis results </w:t>
            </w:r>
            <w:r w:rsidR="006E1D38">
              <w:rPr>
                <w:rFonts w:ascii="Cambria" w:hAnsi="Cambria" w:cs="Times New Roman"/>
                <w:sz w:val="24"/>
                <w:szCs w:val="24"/>
              </w:rPr>
              <w:t>to ML Metadata.</w:t>
            </w:r>
          </w:p>
          <w:p w14:paraId="007810C5" w14:textId="5CD47BF1" w:rsidR="006E1D38" w:rsidRDefault="006E1D38" w:rsidP="003C6FD8">
            <w:pPr>
              <w:pStyle w:val="ListParagraph"/>
              <w:spacing w:line="360" w:lineRule="auto"/>
              <w:ind w:left="1440"/>
              <w:jc w:val="both"/>
              <w:rPr>
                <w:rFonts w:ascii="Cambria" w:hAnsi="Cambria" w:cs="Times New Roman"/>
                <w:sz w:val="24"/>
                <w:szCs w:val="24"/>
              </w:rPr>
            </w:pPr>
            <w:r>
              <w:rPr>
                <w:rFonts w:ascii="Cambria" w:hAnsi="Cambria" w:cs="Times New Roman"/>
                <w:sz w:val="24"/>
                <w:szCs w:val="24"/>
              </w:rPr>
              <w:t xml:space="preserve">Validation results to </w:t>
            </w:r>
            <w:r w:rsidR="0009213F">
              <w:rPr>
                <w:rFonts w:ascii="Cambria" w:hAnsi="Cambria" w:cs="Times New Roman"/>
                <w:sz w:val="24"/>
                <w:szCs w:val="24"/>
              </w:rPr>
              <w:t>ML Metadata (if validation to be performed).</w:t>
            </w:r>
          </w:p>
          <w:p w14:paraId="06B95929" w14:textId="40F4BCC0" w:rsidR="00170338" w:rsidRDefault="00170338" w:rsidP="004A4976">
            <w:pPr>
              <w:pStyle w:val="ListParagraph"/>
              <w:numPr>
                <w:ilvl w:val="1"/>
                <w:numId w:val="13"/>
              </w:numPr>
              <w:spacing w:line="360" w:lineRule="auto"/>
              <w:jc w:val="both"/>
              <w:rPr>
                <w:rFonts w:ascii="Cambria" w:hAnsi="Cambria" w:cs="Times New Roman"/>
                <w:sz w:val="24"/>
                <w:szCs w:val="24"/>
              </w:rPr>
            </w:pPr>
            <w:r>
              <w:rPr>
                <w:rFonts w:ascii="Cambria" w:hAnsi="Cambria" w:cs="Times New Roman"/>
                <w:sz w:val="24"/>
                <w:szCs w:val="24"/>
              </w:rPr>
              <w:t>Pusher</w:t>
            </w:r>
          </w:p>
          <w:p w14:paraId="121A7EA6" w14:textId="08B56E42" w:rsidR="007405C7" w:rsidRDefault="00EE6607" w:rsidP="00B26CBA">
            <w:pPr>
              <w:pStyle w:val="ListParagraph"/>
              <w:numPr>
                <w:ilvl w:val="0"/>
                <w:numId w:val="11"/>
              </w:numPr>
              <w:spacing w:line="360" w:lineRule="auto"/>
              <w:jc w:val="both"/>
              <w:rPr>
                <w:rFonts w:ascii="Cambria" w:hAnsi="Cambria" w:cs="Times New Roman"/>
                <w:sz w:val="24"/>
                <w:szCs w:val="24"/>
              </w:rPr>
            </w:pPr>
            <w:r w:rsidRPr="00EE6607">
              <w:rPr>
                <w:rFonts w:ascii="Cambria" w:hAnsi="Cambria" w:cs="Times New Roman"/>
                <w:sz w:val="24"/>
                <w:szCs w:val="24"/>
              </w:rPr>
              <w:t>The Pusher component is used to push a validated model to a deployment target during model training or re-training. Before the deployment, Pusher relies on one or more blessings from other validation components to decide whether to push the model or not.</w:t>
            </w:r>
          </w:p>
          <w:p w14:paraId="615722E7" w14:textId="5B916F07" w:rsidR="00EE6607" w:rsidRDefault="00471417" w:rsidP="00B26CBA">
            <w:pPr>
              <w:pStyle w:val="ListParagraph"/>
              <w:numPr>
                <w:ilvl w:val="0"/>
                <w:numId w:val="11"/>
              </w:numPr>
              <w:spacing w:line="360" w:lineRule="auto"/>
              <w:jc w:val="both"/>
              <w:rPr>
                <w:rFonts w:ascii="Cambria" w:hAnsi="Cambria" w:cs="Times New Roman"/>
                <w:sz w:val="24"/>
                <w:szCs w:val="24"/>
              </w:rPr>
            </w:pPr>
            <w:r w:rsidRPr="00471417">
              <w:rPr>
                <w:rFonts w:ascii="Cambria" w:hAnsi="Cambria" w:cs="Times New Roman"/>
                <w:sz w:val="24"/>
                <w:szCs w:val="24"/>
              </w:rPr>
              <w:t>A Pusher component consumes a trained model in SavedModel format, and produces the same SavedModel, along with versioning metadata.</w:t>
            </w:r>
          </w:p>
          <w:p w14:paraId="4BA01901" w14:textId="759AD1C2" w:rsidR="00471417" w:rsidRDefault="008863EA" w:rsidP="00B26CBA">
            <w:pPr>
              <w:pStyle w:val="ListParagraph"/>
              <w:numPr>
                <w:ilvl w:val="0"/>
                <w:numId w:val="11"/>
              </w:numPr>
              <w:spacing w:line="360" w:lineRule="auto"/>
              <w:jc w:val="both"/>
              <w:rPr>
                <w:rFonts w:ascii="Cambria" w:hAnsi="Cambria" w:cs="Times New Roman"/>
                <w:sz w:val="24"/>
                <w:szCs w:val="24"/>
              </w:rPr>
            </w:pPr>
            <w:r w:rsidRPr="008863EA">
              <w:rPr>
                <w:rFonts w:ascii="Cambria" w:hAnsi="Cambria" w:cs="Times New Roman"/>
                <w:sz w:val="24"/>
                <w:szCs w:val="24"/>
              </w:rPr>
              <w:t>A Pusher pipeline component is typically very easy to deploy and requires little customization, since all of the work is done by the Pusher TFX component. Typical code looks like this:</w:t>
            </w:r>
          </w:p>
          <w:p w14:paraId="46FFAA1A" w14:textId="229022A0" w:rsidR="008863EA" w:rsidRPr="00170338" w:rsidRDefault="007D6980" w:rsidP="008863EA">
            <w:pPr>
              <w:pStyle w:val="ListParagraph"/>
              <w:spacing w:line="360" w:lineRule="auto"/>
              <w:ind w:left="1440"/>
              <w:jc w:val="both"/>
              <w:rPr>
                <w:rFonts w:ascii="Cambria" w:hAnsi="Cambria" w:cs="Times New Roman"/>
                <w:sz w:val="24"/>
                <w:szCs w:val="24"/>
              </w:rPr>
            </w:pPr>
            <w:r w:rsidRPr="007D6980">
              <w:rPr>
                <w:rFonts w:ascii="Cambria" w:hAnsi="Cambria" w:cs="Times New Roman"/>
                <w:noProof/>
                <w:sz w:val="24"/>
                <w:szCs w:val="24"/>
              </w:rPr>
              <w:drawing>
                <wp:inline distT="0" distB="0" distL="0" distR="0" wp14:anchorId="0E8D207B" wp14:editId="2BE6E291">
                  <wp:extent cx="2573060" cy="1087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1039" cy="1112088"/>
                          </a:xfrm>
                          <a:prstGeom prst="rect">
                            <a:avLst/>
                          </a:prstGeom>
                        </pic:spPr>
                      </pic:pic>
                    </a:graphicData>
                  </a:graphic>
                </wp:inline>
              </w:drawing>
            </w:r>
          </w:p>
          <w:p w14:paraId="7C263E13" w14:textId="27391793" w:rsidR="005A1549" w:rsidRPr="00F420EE" w:rsidRDefault="00F74A21" w:rsidP="00B26CBA">
            <w:pPr>
              <w:pStyle w:val="ListParagraph"/>
              <w:numPr>
                <w:ilvl w:val="0"/>
                <w:numId w:val="1"/>
              </w:numPr>
              <w:spacing w:line="360" w:lineRule="auto"/>
              <w:ind w:left="360"/>
              <w:jc w:val="both"/>
              <w:rPr>
                <w:rFonts w:ascii="Cambria" w:hAnsi="Cambria" w:cs="Times New Roman"/>
                <w:b/>
                <w:bCs/>
                <w:sz w:val="24"/>
                <w:szCs w:val="24"/>
              </w:rPr>
            </w:pPr>
            <w:r w:rsidRPr="00F420EE">
              <w:rPr>
                <w:rFonts w:ascii="Cambria" w:hAnsi="Cambria" w:cs="Times New Roman"/>
                <w:b/>
                <w:bCs/>
                <w:sz w:val="24"/>
                <w:szCs w:val="24"/>
              </w:rPr>
              <w:t>Discussions and Conclusion</w:t>
            </w:r>
            <w:r w:rsidR="73718757" w:rsidRPr="73718757">
              <w:rPr>
                <w:rFonts w:ascii="Cambria" w:hAnsi="Cambria" w:cs="Times New Roman"/>
                <w:b/>
                <w:bCs/>
                <w:sz w:val="24"/>
                <w:szCs w:val="24"/>
              </w:rPr>
              <w:t>:</w:t>
            </w:r>
          </w:p>
          <w:p w14:paraId="661FA85F" w14:textId="0F29FB7F" w:rsidR="6159E164" w:rsidRDefault="6159E164" w:rsidP="00B26CBA">
            <w:pPr>
              <w:pStyle w:val="ListParagraph"/>
              <w:numPr>
                <w:ilvl w:val="0"/>
                <w:numId w:val="6"/>
              </w:numPr>
              <w:spacing w:line="360" w:lineRule="auto"/>
              <w:jc w:val="both"/>
              <w:rPr>
                <w:rFonts w:ascii="Cambria" w:hAnsi="Cambria" w:cs="Times New Roman"/>
                <w:sz w:val="24"/>
                <w:szCs w:val="24"/>
              </w:rPr>
            </w:pPr>
            <w:r w:rsidRPr="0BCB33E4">
              <w:rPr>
                <w:rFonts w:ascii="Cambria" w:hAnsi="Cambria" w:cs="Times New Roman"/>
                <w:sz w:val="24"/>
                <w:szCs w:val="24"/>
              </w:rPr>
              <w:t>In conclusion, TFX is a powerful framework that offers a wide range of functionalities for building and deploying machine learning pipelines at scale. It provides a unified platform for managing and automating the entire ML workflow, from data preparation to model training and deployment.</w:t>
            </w:r>
            <w:r w:rsidR="2A7E2B5D" w:rsidRPr="2A7E2B5D">
              <w:rPr>
                <w:rFonts w:ascii="Cambria" w:hAnsi="Cambria" w:cs="Times New Roman"/>
                <w:sz w:val="24"/>
                <w:szCs w:val="24"/>
              </w:rPr>
              <w:t xml:space="preserve"> TFX allows data scientists and engineers to focus on the high-level aspects of machine learning, such as feature engineering and model selection, while abstracting away the low-level details of data preprocessing and model serving.</w:t>
            </w:r>
          </w:p>
          <w:p w14:paraId="6E3D089E" w14:textId="77777777" w:rsidR="000260BA" w:rsidRDefault="6159E164" w:rsidP="000260BA">
            <w:pPr>
              <w:pStyle w:val="ListParagraph"/>
              <w:numPr>
                <w:ilvl w:val="0"/>
                <w:numId w:val="6"/>
              </w:numPr>
              <w:spacing w:line="360" w:lineRule="auto"/>
              <w:jc w:val="both"/>
              <w:rPr>
                <w:rFonts w:ascii="Cambria" w:hAnsi="Cambria" w:cs="Times New Roman"/>
                <w:sz w:val="24"/>
                <w:szCs w:val="24"/>
              </w:rPr>
            </w:pPr>
            <w:r w:rsidRPr="0BCB33E4">
              <w:rPr>
                <w:rFonts w:ascii="Cambria" w:hAnsi="Cambria" w:cs="Times New Roman"/>
                <w:sz w:val="24"/>
                <w:szCs w:val="24"/>
              </w:rPr>
              <w:t>TFX has gained significant popularity in both academia and industry, and is being widely used by many organizations around the world</w:t>
            </w:r>
            <w:r w:rsidR="13FAF11E" w:rsidRPr="13FAF11E">
              <w:rPr>
                <w:rFonts w:ascii="Cambria" w:hAnsi="Cambria" w:cs="Times New Roman"/>
                <w:sz w:val="24"/>
                <w:szCs w:val="24"/>
              </w:rPr>
              <w:t xml:space="preserve"> </w:t>
            </w:r>
            <w:r w:rsidR="374D0725" w:rsidRPr="374D0725">
              <w:rPr>
                <w:rFonts w:ascii="Cambria" w:hAnsi="Cambria" w:cs="Times New Roman"/>
                <w:sz w:val="24"/>
                <w:szCs w:val="24"/>
              </w:rPr>
              <w:t>(as Google, Intel,…).</w:t>
            </w:r>
            <w:r w:rsidRPr="0BCB33E4">
              <w:rPr>
                <w:rFonts w:ascii="Cambria" w:hAnsi="Cambria" w:cs="Times New Roman"/>
                <w:sz w:val="24"/>
                <w:szCs w:val="24"/>
              </w:rPr>
              <w:t xml:space="preserve"> While there are other solutions available that offer similar functionalities, TFX stands out in its ability to integrate seamlessly with other TensorFlow-based tools and technologies, making it a preferred choice for many users. The rich set of features, ease of use, and scalability of TFX make it a compelling option for anyone looking </w:t>
            </w:r>
          </w:p>
          <w:p w14:paraId="75754791" w14:textId="3C002FF8" w:rsidR="005A1549" w:rsidRPr="00F420EE" w:rsidRDefault="6159E164" w:rsidP="000260BA">
            <w:pPr>
              <w:pStyle w:val="ListParagraph"/>
              <w:spacing w:line="360" w:lineRule="auto"/>
              <w:rPr>
                <w:rFonts w:ascii="Cambria" w:hAnsi="Cambria" w:cs="Times New Roman"/>
                <w:sz w:val="24"/>
                <w:szCs w:val="24"/>
              </w:rPr>
            </w:pPr>
            <w:r w:rsidRPr="0BCB33E4">
              <w:rPr>
                <w:rFonts w:ascii="Cambria" w:hAnsi="Cambria" w:cs="Times New Roman"/>
                <w:sz w:val="24"/>
                <w:szCs w:val="24"/>
              </w:rPr>
              <w:t>to build and deploy ML pipelines efficiently and effectively.</w:t>
            </w:r>
            <w:r w:rsidR="7D4E50C4">
              <w:br/>
            </w:r>
          </w:p>
        </w:tc>
      </w:tr>
      <w:tr w:rsidR="00815606" w:rsidRPr="00CD7032" w14:paraId="7E91D38B" w14:textId="77777777" w:rsidTr="0AE60038">
        <w:tc>
          <w:tcPr>
            <w:tcW w:w="9355" w:type="dxa"/>
          </w:tcPr>
          <w:p w14:paraId="47255745" w14:textId="77777777" w:rsidR="00AC3BF4" w:rsidRPr="00AC3BF4" w:rsidRDefault="00AC3BF4" w:rsidP="00C60E27">
            <w:pPr>
              <w:spacing w:line="360" w:lineRule="auto"/>
              <w:jc w:val="both"/>
              <w:rPr>
                <w:rFonts w:ascii="Cambria" w:hAnsi="Cambria" w:cs="Times New Roman"/>
                <w:b/>
                <w:sz w:val="24"/>
                <w:szCs w:val="24"/>
              </w:rPr>
            </w:pPr>
          </w:p>
        </w:tc>
      </w:tr>
    </w:tbl>
    <w:p w14:paraId="3B7EA1DC" w14:textId="41C92DBE" w:rsidR="00F227D7" w:rsidRDefault="00F227D7" w:rsidP="00285FFE">
      <w:pPr>
        <w:spacing w:after="0" w:line="360" w:lineRule="auto"/>
        <w:jc w:val="both"/>
        <w:rPr>
          <w:rFonts w:ascii="Cambria" w:hAnsi="Cambria" w:cs="Times New Roman"/>
          <w:b/>
          <w:sz w:val="12"/>
        </w:rPr>
      </w:pPr>
    </w:p>
    <w:p w14:paraId="5DECB899" w14:textId="5D72B8F8" w:rsidR="00E13F66" w:rsidRDefault="00E13F66" w:rsidP="00285FFE">
      <w:pPr>
        <w:spacing w:after="0" w:line="360" w:lineRule="auto"/>
        <w:jc w:val="both"/>
        <w:rPr>
          <w:rFonts w:ascii="Cambria" w:hAnsi="Cambria" w:cs="Times New Roman"/>
          <w:b/>
          <w:sz w:val="12"/>
        </w:rPr>
      </w:pPr>
    </w:p>
    <w:p w14:paraId="753869D4" w14:textId="77777777" w:rsidR="00E13F66" w:rsidRPr="00CD7032" w:rsidRDefault="00E13F66" w:rsidP="00E13F66">
      <w:pPr>
        <w:spacing w:after="0" w:line="360" w:lineRule="auto"/>
        <w:jc w:val="both"/>
        <w:rPr>
          <w:rFonts w:ascii="Cambria" w:hAnsi="Cambria" w:cs="Times New Roman"/>
          <w:b/>
          <w:sz w:val="12"/>
        </w:rPr>
      </w:pPr>
    </w:p>
    <w:tbl>
      <w:tblPr>
        <w:tblStyle w:val="TableGrid"/>
        <w:tblW w:w="0" w:type="auto"/>
        <w:tblLook w:val="04A0" w:firstRow="1" w:lastRow="0" w:firstColumn="1" w:lastColumn="0" w:noHBand="0" w:noVBand="1"/>
      </w:tblPr>
      <w:tblGrid>
        <w:gridCol w:w="9350"/>
      </w:tblGrid>
      <w:tr w:rsidR="00E13F66" w:rsidRPr="00CD7032" w14:paraId="3C12AC75" w14:textId="77777777">
        <w:tc>
          <w:tcPr>
            <w:tcW w:w="9350" w:type="dxa"/>
          </w:tcPr>
          <w:p w14:paraId="1DB4008F" w14:textId="00491168" w:rsidR="00E13F66" w:rsidRDefault="1E8F5997" w:rsidP="00E13F66">
            <w:pPr>
              <w:spacing w:line="360" w:lineRule="auto"/>
              <w:jc w:val="both"/>
              <w:rPr>
                <w:rFonts w:ascii="Cambria" w:hAnsi="Cambria" w:cs="Times New Roman"/>
                <w:sz w:val="24"/>
                <w:szCs w:val="24"/>
              </w:rPr>
            </w:pPr>
            <w:r w:rsidRPr="1E8F5997">
              <w:rPr>
                <w:rFonts w:ascii="Cambria" w:hAnsi="Cambria" w:cs="Times New Roman"/>
                <w:b/>
                <w:bCs/>
                <w:sz w:val="24"/>
                <w:szCs w:val="24"/>
              </w:rPr>
              <w:t>Weekly schedule:</w:t>
            </w:r>
          </w:p>
          <w:tbl>
            <w:tblPr>
              <w:tblStyle w:val="TableGrid"/>
              <w:tblW w:w="9124" w:type="dxa"/>
              <w:tblLook w:val="04A0" w:firstRow="1" w:lastRow="0" w:firstColumn="1" w:lastColumn="0" w:noHBand="0" w:noVBand="1"/>
            </w:tblPr>
            <w:tblGrid>
              <w:gridCol w:w="1235"/>
              <w:gridCol w:w="1890"/>
              <w:gridCol w:w="2580"/>
              <w:gridCol w:w="3419"/>
            </w:tblGrid>
            <w:tr w:rsidR="00CC6199" w14:paraId="618DB493" w14:textId="77777777" w:rsidTr="59C46CF4">
              <w:tc>
                <w:tcPr>
                  <w:tcW w:w="1235" w:type="dxa"/>
                </w:tcPr>
                <w:p w14:paraId="2DAFCD61" w14:textId="77777777" w:rsidR="00CC6199" w:rsidRDefault="00CC6199" w:rsidP="00357960">
                  <w:pPr>
                    <w:spacing w:line="360" w:lineRule="auto"/>
                    <w:rPr>
                      <w:rFonts w:ascii="Cambria" w:hAnsi="Cambria" w:cs="Times New Roman"/>
                      <w:bCs/>
                      <w:sz w:val="24"/>
                      <w:szCs w:val="24"/>
                    </w:rPr>
                  </w:pPr>
                </w:p>
              </w:tc>
              <w:tc>
                <w:tcPr>
                  <w:tcW w:w="1890" w:type="dxa"/>
                </w:tcPr>
                <w:p w14:paraId="4C66C526" w14:textId="774D41D8" w:rsidR="00CC6199" w:rsidRDefault="00CC6199" w:rsidP="00CC6199">
                  <w:pPr>
                    <w:spacing w:line="360" w:lineRule="auto"/>
                    <w:jc w:val="center"/>
                    <w:rPr>
                      <w:rFonts w:ascii="Cambria" w:hAnsi="Cambria" w:cs="Times New Roman"/>
                      <w:bCs/>
                      <w:sz w:val="24"/>
                      <w:szCs w:val="24"/>
                    </w:rPr>
                  </w:pPr>
                  <w:r>
                    <w:rPr>
                      <w:rFonts w:ascii="Cambria" w:hAnsi="Cambria" w:cs="Times New Roman"/>
                      <w:bCs/>
                      <w:sz w:val="24"/>
                      <w:szCs w:val="24"/>
                    </w:rPr>
                    <w:t xml:space="preserve">Week </w:t>
                  </w:r>
                  <w:r w:rsidR="312C8CB2" w:rsidRPr="312C8CB2">
                    <w:rPr>
                      <w:rFonts w:ascii="Cambria" w:hAnsi="Cambria" w:cs="Times New Roman"/>
                      <w:sz w:val="24"/>
                      <w:szCs w:val="24"/>
                    </w:rPr>
                    <w:t>4-5</w:t>
                  </w:r>
                </w:p>
                <w:p w14:paraId="1DA62483" w14:textId="12D55485" w:rsidR="00CC6199" w:rsidRDefault="00CC6199" w:rsidP="00CC6199">
                  <w:pPr>
                    <w:spacing w:line="360" w:lineRule="auto"/>
                    <w:jc w:val="center"/>
                    <w:rPr>
                      <w:rFonts w:ascii="Cambria" w:hAnsi="Cambria" w:cs="Times New Roman"/>
                      <w:bCs/>
                      <w:sz w:val="24"/>
                      <w:szCs w:val="24"/>
                    </w:rPr>
                  </w:pPr>
                  <w:r>
                    <w:rPr>
                      <w:rFonts w:ascii="Cambria" w:hAnsi="Cambria" w:cs="Times New Roman"/>
                      <w:bCs/>
                      <w:sz w:val="24"/>
                      <w:szCs w:val="24"/>
                    </w:rPr>
                    <w:t>(</w:t>
                  </w:r>
                  <w:r w:rsidR="459124EB" w:rsidRPr="459124EB">
                    <w:rPr>
                      <w:rFonts w:ascii="Cambria" w:hAnsi="Cambria" w:cs="Times New Roman"/>
                      <w:sz w:val="24"/>
                      <w:szCs w:val="24"/>
                    </w:rPr>
                    <w:t>27/</w:t>
                  </w:r>
                  <w:r w:rsidR="362D2724" w:rsidRPr="362D2724">
                    <w:rPr>
                      <w:rFonts w:ascii="Cambria" w:hAnsi="Cambria" w:cs="Times New Roman"/>
                      <w:sz w:val="24"/>
                      <w:szCs w:val="24"/>
                    </w:rPr>
                    <w:t>2</w:t>
                  </w:r>
                  <w:r w:rsidR="7D8FC676" w:rsidRPr="7D8FC676">
                    <w:rPr>
                      <w:rFonts w:ascii="Cambria" w:hAnsi="Cambria" w:cs="Times New Roman"/>
                      <w:sz w:val="24"/>
                      <w:szCs w:val="24"/>
                    </w:rPr>
                    <w:t xml:space="preserve"> </w:t>
                  </w:r>
                  <w:r w:rsidR="00440B49">
                    <w:rPr>
                      <w:rFonts w:ascii="Cambria" w:hAnsi="Cambria" w:cs="Times New Roman"/>
                      <w:bCs/>
                      <w:sz w:val="24"/>
                      <w:szCs w:val="24"/>
                    </w:rPr>
                    <w:t>-</w:t>
                  </w:r>
                  <w:r w:rsidR="7D8FC676" w:rsidRPr="7D8FC676">
                    <w:rPr>
                      <w:rFonts w:ascii="Cambria" w:hAnsi="Cambria" w:cs="Times New Roman"/>
                      <w:sz w:val="24"/>
                      <w:szCs w:val="24"/>
                    </w:rPr>
                    <w:t xml:space="preserve"> </w:t>
                  </w:r>
                  <w:r w:rsidR="2C05797F" w:rsidRPr="2C05797F">
                    <w:rPr>
                      <w:rFonts w:ascii="Cambria" w:hAnsi="Cambria" w:cs="Times New Roman"/>
                      <w:sz w:val="24"/>
                      <w:szCs w:val="24"/>
                    </w:rPr>
                    <w:t>11</w:t>
                  </w:r>
                  <w:r w:rsidR="362D2724" w:rsidRPr="362D2724">
                    <w:rPr>
                      <w:rFonts w:ascii="Cambria" w:hAnsi="Cambria" w:cs="Times New Roman"/>
                      <w:sz w:val="24"/>
                      <w:szCs w:val="24"/>
                    </w:rPr>
                    <w:t>/3</w:t>
                  </w:r>
                  <w:r w:rsidR="0BF05A0B" w:rsidRPr="0BF05A0B">
                    <w:rPr>
                      <w:rFonts w:ascii="Cambria" w:hAnsi="Cambria" w:cs="Times New Roman"/>
                      <w:sz w:val="24"/>
                      <w:szCs w:val="24"/>
                    </w:rPr>
                    <w:t>)</w:t>
                  </w:r>
                </w:p>
              </w:tc>
              <w:tc>
                <w:tcPr>
                  <w:tcW w:w="2580" w:type="dxa"/>
                </w:tcPr>
                <w:p w14:paraId="09D38A0A" w14:textId="7499EF56" w:rsidR="00CC6199" w:rsidRDefault="00CC6199" w:rsidP="00CC6199">
                  <w:pPr>
                    <w:spacing w:line="360" w:lineRule="auto"/>
                    <w:jc w:val="center"/>
                    <w:rPr>
                      <w:rFonts w:ascii="Cambria" w:hAnsi="Cambria" w:cs="Times New Roman"/>
                      <w:bCs/>
                      <w:sz w:val="24"/>
                      <w:szCs w:val="24"/>
                    </w:rPr>
                  </w:pPr>
                  <w:r>
                    <w:rPr>
                      <w:rFonts w:ascii="Cambria" w:hAnsi="Cambria" w:cs="Times New Roman"/>
                      <w:bCs/>
                      <w:sz w:val="24"/>
                      <w:szCs w:val="24"/>
                    </w:rPr>
                    <w:t xml:space="preserve">Week </w:t>
                  </w:r>
                  <w:r w:rsidR="0DE1FE8F" w:rsidRPr="0DE1FE8F">
                    <w:rPr>
                      <w:rFonts w:ascii="Cambria" w:hAnsi="Cambria" w:cs="Times New Roman"/>
                      <w:sz w:val="24"/>
                      <w:szCs w:val="24"/>
                    </w:rPr>
                    <w:t>6-8</w:t>
                  </w:r>
                </w:p>
                <w:p w14:paraId="136349F3" w14:textId="4BBE4E9E" w:rsidR="00CC6199" w:rsidRDefault="1B577FFB" w:rsidP="00CC6199">
                  <w:pPr>
                    <w:spacing w:line="360" w:lineRule="auto"/>
                    <w:jc w:val="center"/>
                    <w:rPr>
                      <w:rFonts w:ascii="Cambria" w:hAnsi="Cambria" w:cs="Times New Roman"/>
                      <w:bCs/>
                      <w:sz w:val="24"/>
                      <w:szCs w:val="24"/>
                    </w:rPr>
                  </w:pPr>
                  <w:r w:rsidRPr="1B577FFB">
                    <w:rPr>
                      <w:rFonts w:ascii="Cambria" w:hAnsi="Cambria" w:cs="Times New Roman"/>
                      <w:sz w:val="24"/>
                      <w:szCs w:val="24"/>
                    </w:rPr>
                    <w:t>(</w:t>
                  </w:r>
                  <w:r w:rsidR="3B8A5A58" w:rsidRPr="3B8A5A58">
                    <w:rPr>
                      <w:rFonts w:ascii="Cambria" w:hAnsi="Cambria" w:cs="Times New Roman"/>
                      <w:sz w:val="24"/>
                      <w:szCs w:val="24"/>
                    </w:rPr>
                    <w:t>13</w:t>
                  </w:r>
                  <w:r w:rsidR="242DB70C" w:rsidRPr="242DB70C">
                    <w:rPr>
                      <w:rFonts w:ascii="Cambria" w:hAnsi="Cambria" w:cs="Times New Roman"/>
                      <w:sz w:val="24"/>
                      <w:szCs w:val="24"/>
                    </w:rPr>
                    <w:t>/3</w:t>
                  </w:r>
                  <w:r w:rsidRPr="1B577FFB">
                    <w:rPr>
                      <w:rFonts w:ascii="Cambria" w:hAnsi="Cambria" w:cs="Times New Roman"/>
                      <w:sz w:val="24"/>
                      <w:szCs w:val="24"/>
                    </w:rPr>
                    <w:t xml:space="preserve"> </w:t>
                  </w:r>
                  <w:r w:rsidR="4C90AD41" w:rsidRPr="4C90AD41">
                    <w:rPr>
                      <w:rFonts w:ascii="Cambria" w:hAnsi="Cambria" w:cs="Times New Roman"/>
                      <w:sz w:val="24"/>
                      <w:szCs w:val="24"/>
                    </w:rPr>
                    <w:t>-</w:t>
                  </w:r>
                  <w:r w:rsidR="02ED9123" w:rsidRPr="02ED9123">
                    <w:rPr>
                      <w:rFonts w:ascii="Cambria" w:hAnsi="Cambria" w:cs="Times New Roman"/>
                      <w:sz w:val="24"/>
                      <w:szCs w:val="24"/>
                    </w:rPr>
                    <w:t>1/4</w:t>
                  </w:r>
                  <w:r w:rsidRPr="1B577FFB">
                    <w:rPr>
                      <w:rFonts w:ascii="Cambria" w:hAnsi="Cambria" w:cs="Times New Roman"/>
                      <w:sz w:val="24"/>
                      <w:szCs w:val="24"/>
                    </w:rPr>
                    <w:t>)</w:t>
                  </w:r>
                </w:p>
              </w:tc>
              <w:tc>
                <w:tcPr>
                  <w:tcW w:w="3419" w:type="dxa"/>
                </w:tcPr>
                <w:p w14:paraId="042E274D" w14:textId="55D9282D" w:rsidR="00CC6199" w:rsidRDefault="00AB1150" w:rsidP="00CC6199">
                  <w:pPr>
                    <w:spacing w:line="360" w:lineRule="auto"/>
                    <w:jc w:val="center"/>
                    <w:rPr>
                      <w:rFonts w:ascii="Cambria" w:hAnsi="Cambria" w:cs="Times New Roman"/>
                      <w:bCs/>
                      <w:sz w:val="24"/>
                      <w:szCs w:val="24"/>
                    </w:rPr>
                  </w:pPr>
                  <w:r>
                    <w:rPr>
                      <w:rFonts w:ascii="Cambria" w:hAnsi="Cambria" w:cs="Times New Roman"/>
                      <w:bCs/>
                      <w:sz w:val="24"/>
                      <w:szCs w:val="24"/>
                    </w:rPr>
                    <w:t xml:space="preserve">Week </w:t>
                  </w:r>
                  <w:r w:rsidR="15ED1074" w:rsidRPr="15ED1074">
                    <w:rPr>
                      <w:rFonts w:ascii="Cambria" w:hAnsi="Cambria" w:cs="Times New Roman"/>
                      <w:sz w:val="24"/>
                      <w:szCs w:val="24"/>
                    </w:rPr>
                    <w:t>9-11</w:t>
                  </w:r>
                </w:p>
                <w:p w14:paraId="6318981D" w14:textId="3C9244CC" w:rsidR="002668E2" w:rsidRDefault="507B1282" w:rsidP="00CC6199">
                  <w:pPr>
                    <w:spacing w:line="360" w:lineRule="auto"/>
                    <w:jc w:val="center"/>
                    <w:rPr>
                      <w:rFonts w:ascii="Cambria" w:hAnsi="Cambria" w:cs="Times New Roman"/>
                      <w:bCs/>
                      <w:sz w:val="24"/>
                      <w:szCs w:val="24"/>
                    </w:rPr>
                  </w:pPr>
                  <w:r w:rsidRPr="507B1282">
                    <w:rPr>
                      <w:rFonts w:ascii="Cambria" w:hAnsi="Cambria" w:cs="Times New Roman"/>
                      <w:sz w:val="24"/>
                      <w:szCs w:val="24"/>
                    </w:rPr>
                    <w:t>(3/4 - 22</w:t>
                  </w:r>
                  <w:r w:rsidR="0564C568" w:rsidRPr="0564C568">
                    <w:rPr>
                      <w:rFonts w:ascii="Cambria" w:hAnsi="Cambria" w:cs="Times New Roman"/>
                      <w:sz w:val="24"/>
                      <w:szCs w:val="24"/>
                    </w:rPr>
                    <w:t>/4)</w:t>
                  </w:r>
                </w:p>
              </w:tc>
            </w:tr>
            <w:tr w:rsidR="00CC6199" w14:paraId="55EDB925" w14:textId="77777777" w:rsidTr="08507ECF">
              <w:tc>
                <w:tcPr>
                  <w:tcW w:w="1235" w:type="dxa"/>
                </w:tcPr>
                <w:p w14:paraId="14555EDF" w14:textId="645B4056" w:rsidR="00CC6199" w:rsidRDefault="3861C95E" w:rsidP="00CC6199">
                  <w:pPr>
                    <w:spacing w:line="360" w:lineRule="auto"/>
                    <w:jc w:val="center"/>
                    <w:rPr>
                      <w:rFonts w:ascii="Cambria" w:hAnsi="Cambria" w:cs="Times New Roman"/>
                      <w:bCs/>
                      <w:sz w:val="24"/>
                      <w:szCs w:val="24"/>
                    </w:rPr>
                  </w:pPr>
                  <w:r w:rsidRPr="3861C95E">
                    <w:rPr>
                      <w:rFonts w:ascii="Cambria" w:hAnsi="Cambria" w:cs="Times New Roman"/>
                    </w:rPr>
                    <w:t>20127588</w:t>
                  </w:r>
                </w:p>
              </w:tc>
              <w:tc>
                <w:tcPr>
                  <w:tcW w:w="1890" w:type="dxa"/>
                  <w:vAlign w:val="center"/>
                </w:tcPr>
                <w:p w14:paraId="2A2540F8" w14:textId="6C9E5B57" w:rsidR="00CC6199" w:rsidRDefault="1B6EB623" w:rsidP="08507ECF">
                  <w:pPr>
                    <w:spacing w:line="360" w:lineRule="auto"/>
                    <w:rPr>
                      <w:rFonts w:ascii="Cambria" w:hAnsi="Cambria" w:cs="Times New Roman"/>
                      <w:sz w:val="24"/>
                      <w:szCs w:val="24"/>
                    </w:rPr>
                  </w:pPr>
                  <w:r w:rsidRPr="6F3D4C94">
                    <w:rPr>
                      <w:rFonts w:ascii="Cambria" w:hAnsi="Cambria" w:cs="Times New Roman"/>
                      <w:sz w:val="24"/>
                      <w:szCs w:val="24"/>
                    </w:rPr>
                    <w:t>- Overview research</w:t>
                  </w:r>
                  <w:r w:rsidR="00EE2557">
                    <w:br/>
                  </w:r>
                  <w:r w:rsidRPr="6F3D4C94">
                    <w:rPr>
                      <w:rFonts w:ascii="Cambria" w:hAnsi="Cambria" w:cs="Times New Roman"/>
                      <w:sz w:val="24"/>
                      <w:szCs w:val="24"/>
                    </w:rPr>
                    <w:t xml:space="preserve">- Install </w:t>
                  </w:r>
                  <w:r w:rsidR="23FB968A" w:rsidRPr="6F3D4C94">
                    <w:rPr>
                      <w:rFonts w:ascii="Cambria" w:hAnsi="Cambria" w:cs="Times New Roman"/>
                      <w:sz w:val="24"/>
                      <w:szCs w:val="24"/>
                    </w:rPr>
                    <w:t>Tensorflow</w:t>
                  </w:r>
                  <w:r w:rsidRPr="6F3D4C94">
                    <w:rPr>
                      <w:rFonts w:ascii="Cambria" w:hAnsi="Cambria" w:cs="Times New Roman"/>
                      <w:sz w:val="24"/>
                      <w:szCs w:val="24"/>
                    </w:rPr>
                    <w:t xml:space="preserve"> on</w:t>
                  </w:r>
                  <w:r w:rsidR="00EE2557">
                    <w:br/>
                  </w:r>
                  <w:r w:rsidRPr="6F3D4C94">
                    <w:rPr>
                      <w:rFonts w:ascii="Cambria" w:hAnsi="Cambria" w:cs="Times New Roman"/>
                      <w:sz w:val="24"/>
                      <w:szCs w:val="24"/>
                    </w:rPr>
                    <w:t>laptop</w:t>
                  </w:r>
                  <w:r w:rsidR="00EE2557">
                    <w:br/>
                  </w:r>
                  <w:r w:rsidRPr="6F3D4C94">
                    <w:rPr>
                      <w:rFonts w:ascii="Cambria" w:hAnsi="Cambria" w:cs="Times New Roman"/>
                      <w:sz w:val="24"/>
                      <w:szCs w:val="24"/>
                    </w:rPr>
                    <w:t>- Build basic model ML</w:t>
                  </w:r>
                  <w:r w:rsidR="00EE2557">
                    <w:br/>
                  </w:r>
                  <w:r w:rsidRPr="6F3D4C94">
                    <w:rPr>
                      <w:rFonts w:ascii="Cambria" w:hAnsi="Cambria" w:cs="Times New Roman"/>
                      <w:sz w:val="24"/>
                      <w:szCs w:val="24"/>
                    </w:rPr>
                    <w:t xml:space="preserve">- Plan for the </w:t>
                  </w:r>
                  <w:r w:rsidR="3EC0CC2A" w:rsidRPr="6F3D4C94">
                    <w:rPr>
                      <w:rFonts w:ascii="Cambria" w:hAnsi="Cambria" w:cs="Times New Roman"/>
                      <w:sz w:val="24"/>
                      <w:szCs w:val="24"/>
                    </w:rPr>
                    <w:t>week</w:t>
                  </w:r>
                </w:p>
              </w:tc>
              <w:tc>
                <w:tcPr>
                  <w:tcW w:w="2580" w:type="dxa"/>
                  <w:vAlign w:val="center"/>
                </w:tcPr>
                <w:p w14:paraId="723A2728" w14:textId="1BE4DB41" w:rsidR="00CC6199" w:rsidRDefault="5B958D04" w:rsidP="08507ECF">
                  <w:pPr>
                    <w:spacing w:line="360" w:lineRule="auto"/>
                    <w:rPr>
                      <w:rFonts w:ascii="Cambria" w:hAnsi="Cambria" w:cs="Times New Roman"/>
                      <w:sz w:val="24"/>
                      <w:szCs w:val="24"/>
                    </w:rPr>
                  </w:pPr>
                  <w:r w:rsidRPr="6F3D4C94">
                    <w:rPr>
                      <w:rFonts w:ascii="Cambria" w:hAnsi="Cambria" w:cs="Times New Roman"/>
                      <w:sz w:val="24"/>
                      <w:szCs w:val="24"/>
                    </w:rPr>
                    <w:t>- Plan for the week</w:t>
                  </w:r>
                  <w:r w:rsidR="00303EC8">
                    <w:br/>
                  </w:r>
                  <w:r w:rsidRPr="6F3D4C94">
                    <w:rPr>
                      <w:rFonts w:ascii="Cambria" w:hAnsi="Cambria" w:cs="Times New Roman"/>
                      <w:sz w:val="24"/>
                      <w:szCs w:val="24"/>
                    </w:rPr>
                    <w:t>- Assign work to each</w:t>
                  </w:r>
                  <w:r w:rsidR="00303EC8">
                    <w:br/>
                  </w:r>
                  <w:r w:rsidRPr="6F3D4C94">
                    <w:rPr>
                      <w:rFonts w:ascii="Cambria" w:hAnsi="Cambria" w:cs="Times New Roman"/>
                      <w:sz w:val="24"/>
                      <w:szCs w:val="24"/>
                    </w:rPr>
                    <w:t>member</w:t>
                  </w:r>
                  <w:r w:rsidR="00303EC8">
                    <w:br/>
                  </w:r>
                  <w:r w:rsidRPr="6F3D4C94">
                    <w:rPr>
                      <w:rFonts w:ascii="Cambria" w:hAnsi="Cambria" w:cs="Times New Roman"/>
                      <w:sz w:val="24"/>
                      <w:szCs w:val="24"/>
                    </w:rPr>
                    <w:t>- Report: Transform com-</w:t>
                  </w:r>
                  <w:r w:rsidR="00303EC8">
                    <w:br/>
                  </w:r>
                  <w:r w:rsidRPr="6F3D4C94">
                    <w:rPr>
                      <w:rFonts w:ascii="Cambria" w:hAnsi="Cambria" w:cs="Times New Roman"/>
                      <w:sz w:val="24"/>
                      <w:szCs w:val="24"/>
                    </w:rPr>
                    <w:t>ponent</w:t>
                  </w:r>
                  <w:r w:rsidR="00303EC8">
                    <w:br/>
                  </w:r>
                  <w:r w:rsidRPr="6F3D4C94">
                    <w:rPr>
                      <w:rFonts w:ascii="Cambria" w:hAnsi="Cambria" w:cs="Times New Roman"/>
                      <w:sz w:val="24"/>
                      <w:szCs w:val="24"/>
                    </w:rPr>
                    <w:t>- Report: Trainer compo-</w:t>
                  </w:r>
                  <w:r w:rsidR="00303EC8">
                    <w:br/>
                  </w:r>
                  <w:r w:rsidRPr="6F3D4C94">
                    <w:rPr>
                      <w:rFonts w:ascii="Cambria" w:hAnsi="Cambria" w:cs="Times New Roman"/>
                      <w:sz w:val="24"/>
                      <w:szCs w:val="24"/>
                    </w:rPr>
                    <w:t>nent</w:t>
                  </w:r>
                </w:p>
              </w:tc>
              <w:tc>
                <w:tcPr>
                  <w:tcW w:w="3419" w:type="dxa"/>
                  <w:vAlign w:val="center"/>
                </w:tcPr>
                <w:p w14:paraId="3BFD2B28" w14:textId="38B4234A" w:rsidR="00CC6199" w:rsidRDefault="1206D67F" w:rsidP="08507ECF">
                  <w:pPr>
                    <w:spacing w:line="360" w:lineRule="auto"/>
                    <w:rPr>
                      <w:rFonts w:ascii="Cambria" w:hAnsi="Cambria" w:cs="Times New Roman"/>
                      <w:sz w:val="24"/>
                      <w:szCs w:val="24"/>
                    </w:rPr>
                  </w:pPr>
                  <w:r w:rsidRPr="6F3D4C94">
                    <w:rPr>
                      <w:rFonts w:ascii="Cambria" w:hAnsi="Cambria" w:cs="Times New Roman"/>
                      <w:sz w:val="24"/>
                      <w:szCs w:val="24"/>
                    </w:rPr>
                    <w:t>- Plan for the week</w:t>
                  </w:r>
                  <w:r w:rsidR="439C9810">
                    <w:br/>
                  </w:r>
                  <w:r w:rsidRPr="6F3D4C94">
                    <w:rPr>
                      <w:rFonts w:ascii="Cambria" w:hAnsi="Cambria" w:cs="Times New Roman"/>
                      <w:sz w:val="24"/>
                      <w:szCs w:val="24"/>
                    </w:rPr>
                    <w:t>- Report: Model Analysis</w:t>
                  </w:r>
                  <w:r w:rsidR="439C9810">
                    <w:br/>
                  </w:r>
                  <w:r w:rsidRPr="6F3D4C94">
                    <w:rPr>
                      <w:rFonts w:ascii="Cambria" w:hAnsi="Cambria" w:cs="Times New Roman"/>
                      <w:sz w:val="24"/>
                      <w:szCs w:val="24"/>
                    </w:rPr>
                    <w:t>Libraries</w:t>
                  </w:r>
                  <w:r w:rsidR="439C9810">
                    <w:br/>
                  </w:r>
                  <w:r w:rsidRPr="6F3D4C94">
                    <w:rPr>
                      <w:rFonts w:ascii="Cambria" w:hAnsi="Cambria" w:cs="Times New Roman"/>
                      <w:sz w:val="24"/>
                      <w:szCs w:val="24"/>
                    </w:rPr>
                    <w:t>- Slide for the first sub-</w:t>
                  </w:r>
                  <w:r w:rsidR="439C9810">
                    <w:br/>
                  </w:r>
                  <w:r w:rsidRPr="6F3D4C94">
                    <w:rPr>
                      <w:rFonts w:ascii="Cambria" w:hAnsi="Cambria" w:cs="Times New Roman"/>
                      <w:sz w:val="24"/>
                      <w:szCs w:val="24"/>
                    </w:rPr>
                    <w:t>mission</w:t>
                  </w:r>
                  <w:r w:rsidR="439C9810">
                    <w:br/>
                  </w:r>
                  <w:r w:rsidRPr="6F3D4C94">
                    <w:rPr>
                      <w:rFonts w:ascii="Cambria" w:hAnsi="Cambria" w:cs="Times New Roman"/>
                      <w:sz w:val="24"/>
                      <w:szCs w:val="24"/>
                    </w:rPr>
                    <w:t>- Code: TFX Component</w:t>
                  </w:r>
                  <w:r w:rsidR="439C9810">
                    <w:br/>
                  </w:r>
                  <w:r w:rsidRPr="6F3D4C94">
                    <w:rPr>
                      <w:rFonts w:ascii="Cambria" w:hAnsi="Cambria" w:cs="Times New Roman"/>
                      <w:sz w:val="24"/>
                      <w:szCs w:val="24"/>
                    </w:rPr>
                    <w:t>- Code: Model Analysis</w:t>
                  </w:r>
                  <w:r w:rsidR="439C9810">
                    <w:br/>
                  </w:r>
                  <w:r w:rsidRPr="6F3D4C94">
                    <w:rPr>
                      <w:rFonts w:ascii="Cambria" w:hAnsi="Cambria" w:cs="Times New Roman"/>
                      <w:sz w:val="24"/>
                      <w:szCs w:val="24"/>
                    </w:rPr>
                    <w:t>- Synthesize code, slides,</w:t>
                  </w:r>
                  <w:r w:rsidR="439C9810">
                    <w:br/>
                  </w:r>
                  <w:r w:rsidRPr="6F3D4C94">
                    <w:rPr>
                      <w:rFonts w:ascii="Cambria" w:hAnsi="Cambria" w:cs="Times New Roman"/>
                      <w:sz w:val="24"/>
                      <w:szCs w:val="24"/>
                    </w:rPr>
                    <w:t>reports to edit and sub-</w:t>
                  </w:r>
                  <w:r w:rsidR="439C9810">
                    <w:br/>
                  </w:r>
                  <w:r w:rsidRPr="6F3D4C94">
                    <w:rPr>
                      <w:rFonts w:ascii="Cambria" w:hAnsi="Cambria" w:cs="Times New Roman"/>
                      <w:sz w:val="24"/>
                      <w:szCs w:val="24"/>
                    </w:rPr>
                    <w:t>mit</w:t>
                  </w:r>
                </w:p>
              </w:tc>
            </w:tr>
            <w:tr w:rsidR="00CC6199" w14:paraId="7FA5918C" w14:textId="77777777" w:rsidTr="08507ECF">
              <w:trPr>
                <w:trHeight w:val="395"/>
              </w:trPr>
              <w:tc>
                <w:tcPr>
                  <w:tcW w:w="1235" w:type="dxa"/>
                </w:tcPr>
                <w:p w14:paraId="1BE4B40F" w14:textId="6B5DEC6D" w:rsidR="00CC6199" w:rsidRDefault="00E540A2" w:rsidP="00CC6199">
                  <w:pPr>
                    <w:spacing w:line="360" w:lineRule="auto"/>
                    <w:jc w:val="center"/>
                    <w:rPr>
                      <w:rFonts w:ascii="Cambria" w:hAnsi="Cambria" w:cs="Times New Roman"/>
                      <w:bCs/>
                      <w:sz w:val="24"/>
                      <w:szCs w:val="24"/>
                    </w:rPr>
                  </w:pPr>
                  <w:r>
                    <w:rPr>
                      <w:rFonts w:ascii="Cambria" w:hAnsi="Cambria" w:cs="Times New Roman"/>
                      <w:bCs/>
                    </w:rPr>
                    <w:t>20127383</w:t>
                  </w:r>
                </w:p>
              </w:tc>
              <w:tc>
                <w:tcPr>
                  <w:tcW w:w="1890" w:type="dxa"/>
                  <w:vAlign w:val="center"/>
                </w:tcPr>
                <w:p w14:paraId="2FDC6157" w14:textId="2A160D6A" w:rsidR="00CC6199" w:rsidRDefault="23FB968A" w:rsidP="08507ECF">
                  <w:pPr>
                    <w:spacing w:line="360" w:lineRule="auto"/>
                    <w:rPr>
                      <w:rFonts w:ascii="Cambria" w:hAnsi="Cambria" w:cs="Times New Roman"/>
                      <w:sz w:val="24"/>
                      <w:szCs w:val="24"/>
                    </w:rPr>
                  </w:pPr>
                  <w:r w:rsidRPr="6F3D4C94">
                    <w:rPr>
                      <w:rFonts w:ascii="Cambria" w:hAnsi="Cambria" w:cs="Times New Roman"/>
                      <w:sz w:val="24"/>
                      <w:szCs w:val="24"/>
                    </w:rPr>
                    <w:t xml:space="preserve">- </w:t>
                  </w:r>
                  <w:r w:rsidR="00987E10" w:rsidRPr="6F3D4C94">
                    <w:rPr>
                      <w:rFonts w:ascii="Cambria" w:hAnsi="Cambria" w:cs="Times New Roman"/>
                      <w:sz w:val="24"/>
                      <w:szCs w:val="24"/>
                    </w:rPr>
                    <w:t>Overview research</w:t>
                  </w:r>
                  <w:r w:rsidRPr="6F3D4C94">
                    <w:rPr>
                      <w:rFonts w:ascii="Cambria" w:hAnsi="Cambria" w:cs="Times New Roman"/>
                      <w:sz w:val="24"/>
                      <w:szCs w:val="24"/>
                    </w:rPr>
                    <w:t>.</w:t>
                  </w:r>
                  <w:r w:rsidR="00987E10">
                    <w:br/>
                  </w:r>
                  <w:r w:rsidRPr="6F3D4C94">
                    <w:rPr>
                      <w:rFonts w:ascii="Cambria" w:hAnsi="Cambria" w:cs="Times New Roman"/>
                      <w:sz w:val="24"/>
                      <w:szCs w:val="24"/>
                    </w:rPr>
                    <w:t>- Install TF, TFX on Co-</w:t>
                  </w:r>
                  <w:r w:rsidR="00987E10">
                    <w:br/>
                  </w:r>
                  <w:r w:rsidRPr="6F3D4C94">
                    <w:rPr>
                      <w:rFonts w:ascii="Cambria" w:hAnsi="Cambria" w:cs="Times New Roman"/>
                      <w:sz w:val="24"/>
                      <w:szCs w:val="24"/>
                    </w:rPr>
                    <w:t>lab.</w:t>
                  </w:r>
                </w:p>
              </w:tc>
              <w:tc>
                <w:tcPr>
                  <w:tcW w:w="2580" w:type="dxa"/>
                  <w:vAlign w:val="center"/>
                </w:tcPr>
                <w:p w14:paraId="348F21CB" w14:textId="07AF8F2F" w:rsidR="00CC6199" w:rsidRDefault="46864FA8" w:rsidP="08507ECF">
                  <w:pPr>
                    <w:spacing w:line="360" w:lineRule="auto"/>
                    <w:rPr>
                      <w:rFonts w:ascii="Cambria" w:hAnsi="Cambria" w:cs="Times New Roman"/>
                      <w:sz w:val="24"/>
                      <w:szCs w:val="24"/>
                    </w:rPr>
                  </w:pPr>
                  <w:r w:rsidRPr="6F3D4C94">
                    <w:rPr>
                      <w:rFonts w:ascii="Cambria" w:hAnsi="Cambria" w:cs="Times New Roman"/>
                      <w:sz w:val="24"/>
                      <w:szCs w:val="24"/>
                    </w:rPr>
                    <w:t>- TFX pipeline Basics.</w:t>
                  </w:r>
                  <w:r w:rsidR="005C0050">
                    <w:br/>
                  </w:r>
                  <w:r w:rsidRPr="6F3D4C94">
                    <w:rPr>
                      <w:rFonts w:ascii="Cambria" w:hAnsi="Cambria" w:cs="Times New Roman"/>
                      <w:sz w:val="24"/>
                      <w:szCs w:val="24"/>
                    </w:rPr>
                    <w:t>- Research, report: Evalu-</w:t>
                  </w:r>
                  <w:r w:rsidR="005C0050">
                    <w:br/>
                  </w:r>
                  <w:r w:rsidRPr="6F3D4C94">
                    <w:rPr>
                      <w:rFonts w:ascii="Cambria" w:hAnsi="Cambria" w:cs="Times New Roman"/>
                      <w:sz w:val="24"/>
                      <w:szCs w:val="24"/>
                    </w:rPr>
                    <w:t>ator, Pusher components..</w:t>
                  </w:r>
                </w:p>
              </w:tc>
              <w:tc>
                <w:tcPr>
                  <w:tcW w:w="3419" w:type="dxa"/>
                  <w:vAlign w:val="center"/>
                </w:tcPr>
                <w:p w14:paraId="721044C1" w14:textId="6CD837B2" w:rsidR="00CC6199" w:rsidRDefault="27ADE291" w:rsidP="08507ECF">
                  <w:pPr>
                    <w:spacing w:line="360" w:lineRule="auto"/>
                    <w:rPr>
                      <w:rFonts w:ascii="Cambria" w:hAnsi="Cambria" w:cs="Times New Roman"/>
                      <w:sz w:val="24"/>
                      <w:szCs w:val="24"/>
                    </w:rPr>
                  </w:pPr>
                  <w:r w:rsidRPr="6F3D4C94">
                    <w:rPr>
                      <w:rFonts w:ascii="Cambria" w:hAnsi="Cambria" w:cs="Times New Roman"/>
                      <w:sz w:val="24"/>
                      <w:szCs w:val="24"/>
                    </w:rPr>
                    <w:t>- Research, report: Serv-</w:t>
                  </w:r>
                  <w:r w:rsidR="695FBC39">
                    <w:br/>
                  </w:r>
                  <w:r w:rsidRPr="6F3D4C94">
                    <w:rPr>
                      <w:rFonts w:ascii="Cambria" w:hAnsi="Cambria" w:cs="Times New Roman"/>
                      <w:sz w:val="24"/>
                      <w:szCs w:val="24"/>
                    </w:rPr>
                    <w:t>ing library and deploy.</w:t>
                  </w:r>
                  <w:r w:rsidR="695FBC39">
                    <w:br/>
                  </w:r>
                  <w:r w:rsidRPr="6F3D4C94">
                    <w:rPr>
                      <w:rFonts w:ascii="Cambria" w:hAnsi="Cambria" w:cs="Times New Roman"/>
                      <w:sz w:val="24"/>
                      <w:szCs w:val="24"/>
                    </w:rPr>
                    <w:t>- Code: demo for serving,</w:t>
                  </w:r>
                  <w:r w:rsidR="695FBC39">
                    <w:br/>
                  </w:r>
                  <w:r w:rsidRPr="6F3D4C94">
                    <w:rPr>
                      <w:rFonts w:ascii="Cambria" w:hAnsi="Cambria" w:cs="Times New Roman"/>
                      <w:sz w:val="24"/>
                      <w:szCs w:val="24"/>
                    </w:rPr>
                    <w:t>TFX Pipeline.</w:t>
                  </w:r>
                  <w:r w:rsidR="695FBC39">
                    <w:br/>
                  </w:r>
                  <w:r w:rsidRPr="6F3D4C94">
                    <w:rPr>
                      <w:rFonts w:ascii="Cambria" w:hAnsi="Cambria" w:cs="Times New Roman"/>
                      <w:sz w:val="24"/>
                      <w:szCs w:val="24"/>
                    </w:rPr>
                    <w:t>- Slides design: Compo-</w:t>
                  </w:r>
                  <w:r w:rsidR="695FBC39">
                    <w:br/>
                  </w:r>
                  <w:r w:rsidRPr="6F3D4C94">
                    <w:rPr>
                      <w:rFonts w:ascii="Cambria" w:hAnsi="Cambria" w:cs="Times New Roman"/>
                      <w:sz w:val="24"/>
                      <w:szCs w:val="24"/>
                    </w:rPr>
                    <w:t>nents</w:t>
                  </w:r>
                  <w:r w:rsidR="1D12A5E0" w:rsidRPr="6F3D4C94">
                    <w:rPr>
                      <w:rFonts w:ascii="Cambria" w:hAnsi="Cambria" w:cs="Times New Roman"/>
                      <w:sz w:val="24"/>
                      <w:szCs w:val="24"/>
                    </w:rPr>
                    <w:t>.</w:t>
                  </w:r>
                </w:p>
              </w:tc>
            </w:tr>
            <w:tr w:rsidR="00E540A2" w14:paraId="3B4DCB60" w14:textId="77777777" w:rsidTr="08507ECF">
              <w:trPr>
                <w:trHeight w:val="395"/>
              </w:trPr>
              <w:tc>
                <w:tcPr>
                  <w:tcW w:w="1235" w:type="dxa"/>
                </w:tcPr>
                <w:p w14:paraId="6DF4848F" w14:textId="0D44012B" w:rsidR="00E540A2" w:rsidRDefault="00E540A2" w:rsidP="00E540A2">
                  <w:pPr>
                    <w:spacing w:line="360" w:lineRule="auto"/>
                    <w:jc w:val="center"/>
                    <w:rPr>
                      <w:rFonts w:ascii="Cambria" w:hAnsi="Cambria" w:cs="Times New Roman"/>
                      <w:bCs/>
                    </w:rPr>
                  </w:pPr>
                  <w:r>
                    <w:rPr>
                      <w:rFonts w:ascii="Cambria" w:hAnsi="Cambria" w:cs="Times New Roman"/>
                      <w:bCs/>
                    </w:rPr>
                    <w:t>20127484</w:t>
                  </w:r>
                </w:p>
              </w:tc>
              <w:tc>
                <w:tcPr>
                  <w:tcW w:w="1890" w:type="dxa"/>
                  <w:vAlign w:val="center"/>
                </w:tcPr>
                <w:p w14:paraId="588E50D8" w14:textId="38C9C5BA" w:rsidR="00E540A2" w:rsidRDefault="07637A72" w:rsidP="08507ECF">
                  <w:pPr>
                    <w:spacing w:line="360" w:lineRule="auto"/>
                    <w:rPr>
                      <w:rFonts w:ascii="Cambria" w:hAnsi="Cambria" w:cs="Times New Roman"/>
                      <w:sz w:val="24"/>
                      <w:szCs w:val="24"/>
                    </w:rPr>
                  </w:pPr>
                  <w:r w:rsidRPr="6F3D4C94">
                    <w:rPr>
                      <w:rFonts w:ascii="Cambria" w:hAnsi="Cambria" w:cs="Times New Roman"/>
                      <w:sz w:val="24"/>
                      <w:szCs w:val="24"/>
                    </w:rPr>
                    <w:t xml:space="preserve">- </w:t>
                  </w:r>
                  <w:r w:rsidR="00987E10" w:rsidRPr="6F3D4C94">
                    <w:rPr>
                      <w:rFonts w:ascii="Cambria" w:hAnsi="Cambria" w:cs="Times New Roman"/>
                      <w:sz w:val="24"/>
                      <w:szCs w:val="24"/>
                    </w:rPr>
                    <w:t>Overview research</w:t>
                  </w:r>
                  <w:r w:rsidRPr="6F3D4C94">
                    <w:rPr>
                      <w:rFonts w:ascii="Cambria" w:hAnsi="Cambria" w:cs="Times New Roman"/>
                      <w:sz w:val="24"/>
                      <w:szCs w:val="24"/>
                    </w:rPr>
                    <w:t>.</w:t>
                  </w:r>
                  <w:r w:rsidR="00987E10">
                    <w:br/>
                  </w:r>
                  <w:r w:rsidRPr="6F3D4C94">
                    <w:rPr>
                      <w:rFonts w:ascii="Cambria" w:hAnsi="Cambria" w:cs="Times New Roman"/>
                      <w:sz w:val="24"/>
                      <w:szCs w:val="24"/>
                    </w:rPr>
                    <w:t>- Import Tensorflow and</w:t>
                  </w:r>
                  <w:r w:rsidR="00987E10">
                    <w:br/>
                  </w:r>
                  <w:r w:rsidRPr="6F3D4C94">
                    <w:rPr>
                      <w:rFonts w:ascii="Cambria" w:hAnsi="Cambria" w:cs="Times New Roman"/>
                      <w:sz w:val="24"/>
                      <w:szCs w:val="24"/>
                    </w:rPr>
                    <w:t>TFX on Google Colab..</w:t>
                  </w:r>
                </w:p>
              </w:tc>
              <w:tc>
                <w:tcPr>
                  <w:tcW w:w="2580" w:type="dxa"/>
                  <w:vAlign w:val="center"/>
                </w:tcPr>
                <w:p w14:paraId="66C041B6" w14:textId="52846143" w:rsidR="00E540A2" w:rsidRDefault="5F3FB9AF" w:rsidP="08507ECF">
                  <w:pPr>
                    <w:spacing w:line="360" w:lineRule="auto"/>
                    <w:rPr>
                      <w:rFonts w:ascii="Cambria" w:hAnsi="Cambria" w:cs="Times New Roman"/>
                      <w:sz w:val="24"/>
                      <w:szCs w:val="24"/>
                    </w:rPr>
                  </w:pPr>
                  <w:r w:rsidRPr="6F3D4C94">
                    <w:rPr>
                      <w:rFonts w:ascii="Cambria" w:hAnsi="Cambria" w:cs="Times New Roman"/>
                      <w:sz w:val="24"/>
                      <w:szCs w:val="24"/>
                    </w:rPr>
                    <w:t>- Watch some basic tuto-</w:t>
                  </w:r>
                  <w:r w:rsidR="005C0050">
                    <w:br/>
                  </w:r>
                  <w:r w:rsidRPr="6F3D4C94">
                    <w:rPr>
                      <w:rFonts w:ascii="Cambria" w:hAnsi="Cambria" w:cs="Times New Roman"/>
                      <w:sz w:val="24"/>
                      <w:szCs w:val="24"/>
                    </w:rPr>
                    <w:t>rials.</w:t>
                  </w:r>
                  <w:r w:rsidR="005C0050">
                    <w:br/>
                  </w:r>
                  <w:r w:rsidRPr="6F3D4C94">
                    <w:rPr>
                      <w:rFonts w:ascii="Cambria" w:hAnsi="Cambria" w:cs="Times New Roman"/>
                      <w:sz w:val="24"/>
                      <w:szCs w:val="24"/>
                    </w:rPr>
                    <w:t>- Research and write re-</w:t>
                  </w:r>
                  <w:r w:rsidR="005C0050">
                    <w:br/>
                  </w:r>
                  <w:r w:rsidRPr="6F3D4C94">
                    <w:rPr>
                      <w:rFonts w:ascii="Cambria" w:hAnsi="Cambria" w:cs="Times New Roman"/>
                      <w:sz w:val="24"/>
                      <w:szCs w:val="24"/>
                    </w:rPr>
                    <w:t>port about: ExampleGen</w:t>
                  </w:r>
                  <w:r w:rsidR="005C0050">
                    <w:br/>
                  </w:r>
                  <w:r w:rsidRPr="6F3D4C94">
                    <w:rPr>
                      <w:rFonts w:ascii="Cambria" w:hAnsi="Cambria" w:cs="Times New Roman"/>
                      <w:sz w:val="24"/>
                      <w:szCs w:val="24"/>
                    </w:rPr>
                    <w:t>component and Statistic-</w:t>
                  </w:r>
                  <w:r w:rsidR="005C0050">
                    <w:br/>
                  </w:r>
                  <w:r w:rsidRPr="6F3D4C94">
                    <w:rPr>
                      <w:rFonts w:ascii="Cambria" w:hAnsi="Cambria" w:cs="Times New Roman"/>
                      <w:sz w:val="24"/>
                      <w:szCs w:val="24"/>
                    </w:rPr>
                    <w:t>sGen component</w:t>
                  </w:r>
                  <w:r w:rsidR="0291CFB7" w:rsidRPr="6F3D4C94">
                    <w:rPr>
                      <w:rFonts w:ascii="Cambria" w:hAnsi="Cambria" w:cs="Times New Roman"/>
                      <w:sz w:val="24"/>
                      <w:szCs w:val="24"/>
                    </w:rPr>
                    <w:t>.</w:t>
                  </w:r>
                </w:p>
              </w:tc>
              <w:tc>
                <w:tcPr>
                  <w:tcW w:w="3419" w:type="dxa"/>
                  <w:vAlign w:val="center"/>
                </w:tcPr>
                <w:p w14:paraId="78A5DBC0" w14:textId="5176D3C2" w:rsidR="00E540A2" w:rsidRDefault="3DECBD59" w:rsidP="08507ECF">
                  <w:pPr>
                    <w:spacing w:line="360" w:lineRule="auto"/>
                    <w:rPr>
                      <w:rFonts w:ascii="Cambria" w:hAnsi="Cambria" w:cs="Times New Roman"/>
                      <w:sz w:val="24"/>
                      <w:szCs w:val="24"/>
                    </w:rPr>
                  </w:pPr>
                  <w:r w:rsidRPr="6F3D4C94">
                    <w:rPr>
                      <w:rFonts w:ascii="Cambria" w:hAnsi="Cambria" w:cs="Times New Roman"/>
                      <w:sz w:val="24"/>
                      <w:szCs w:val="24"/>
                    </w:rPr>
                    <w:t>- Research and write</w:t>
                  </w:r>
                  <w:r w:rsidR="00E56993">
                    <w:br/>
                  </w:r>
                  <w:r w:rsidRPr="6F3D4C94">
                    <w:rPr>
                      <w:rFonts w:ascii="Cambria" w:hAnsi="Cambria" w:cs="Times New Roman"/>
                      <w:sz w:val="24"/>
                      <w:szCs w:val="24"/>
                    </w:rPr>
                    <w:t>report about: TFX</w:t>
                  </w:r>
                  <w:r w:rsidR="00E56993">
                    <w:br/>
                  </w:r>
                  <w:r w:rsidRPr="6F3D4C94">
                    <w:rPr>
                      <w:rFonts w:ascii="Cambria" w:hAnsi="Cambria" w:cs="Times New Roman"/>
                      <w:sz w:val="24"/>
                      <w:szCs w:val="24"/>
                    </w:rPr>
                    <w:t>pipeline and TensorFlow</w:t>
                  </w:r>
                  <w:r w:rsidR="00E56993">
                    <w:br/>
                  </w:r>
                  <w:r w:rsidRPr="6F3D4C94">
                    <w:rPr>
                      <w:rFonts w:ascii="Cambria" w:hAnsi="Cambria" w:cs="Times New Roman"/>
                      <w:sz w:val="24"/>
                      <w:szCs w:val="24"/>
                    </w:rPr>
                    <w:t>Data Validation (TFDV)</w:t>
                  </w:r>
                  <w:r w:rsidR="00E56993">
                    <w:br/>
                  </w:r>
                  <w:r w:rsidRPr="6F3D4C94">
                    <w:rPr>
                      <w:rFonts w:ascii="Cambria" w:hAnsi="Cambria" w:cs="Times New Roman"/>
                      <w:sz w:val="24"/>
                      <w:szCs w:val="24"/>
                    </w:rPr>
                    <w:t>library.</w:t>
                  </w:r>
                  <w:r w:rsidR="00E56993">
                    <w:br/>
                  </w:r>
                  <w:r w:rsidRPr="6F3D4C94">
                    <w:rPr>
                      <w:rFonts w:ascii="Cambria" w:hAnsi="Cambria" w:cs="Times New Roman"/>
                      <w:sz w:val="24"/>
                      <w:szCs w:val="24"/>
                    </w:rPr>
                    <w:t>- Code a simple demo us-</w:t>
                  </w:r>
                  <w:r w:rsidR="00E56993">
                    <w:br/>
                  </w:r>
                  <w:r w:rsidRPr="6F3D4C94">
                    <w:rPr>
                      <w:rFonts w:ascii="Cambria" w:hAnsi="Cambria" w:cs="Times New Roman"/>
                      <w:sz w:val="24"/>
                      <w:szCs w:val="24"/>
                    </w:rPr>
                    <w:t>ing some main functions</w:t>
                  </w:r>
                  <w:r w:rsidR="00E56993">
                    <w:br/>
                  </w:r>
                  <w:r w:rsidRPr="6F3D4C94">
                    <w:rPr>
                      <w:rFonts w:ascii="Cambria" w:hAnsi="Cambria" w:cs="Times New Roman"/>
                      <w:sz w:val="24"/>
                      <w:szCs w:val="24"/>
                    </w:rPr>
                    <w:t>of TFDV.</w:t>
                  </w:r>
                  <w:r w:rsidR="00E56993">
                    <w:br/>
                  </w:r>
                  <w:r w:rsidRPr="6F3D4C94">
                    <w:rPr>
                      <w:rFonts w:ascii="Cambria" w:hAnsi="Cambria" w:cs="Times New Roman"/>
                      <w:sz w:val="24"/>
                      <w:szCs w:val="24"/>
                    </w:rPr>
                    <w:t>- Make presentation</w:t>
                  </w:r>
                  <w:r w:rsidR="00E56993">
                    <w:br/>
                  </w:r>
                  <w:r w:rsidRPr="6F3D4C94">
                    <w:rPr>
                      <w:rFonts w:ascii="Cambria" w:hAnsi="Cambria" w:cs="Times New Roman"/>
                      <w:sz w:val="24"/>
                      <w:szCs w:val="24"/>
                    </w:rPr>
                    <w:t>slides (PowerPoint): 2.</w:t>
                  </w:r>
                  <w:r w:rsidR="00E56993">
                    <w:br/>
                  </w:r>
                  <w:r w:rsidRPr="6F3D4C94">
                    <w:rPr>
                      <w:rFonts w:ascii="Cambria" w:hAnsi="Cambria" w:cs="Times New Roman"/>
                      <w:sz w:val="24"/>
                      <w:szCs w:val="24"/>
                    </w:rPr>
                    <w:t>TFX pipeline</w:t>
                  </w:r>
                </w:p>
              </w:tc>
            </w:tr>
            <w:tr w:rsidR="00E540A2" w14:paraId="7ECF7866" w14:textId="77777777" w:rsidTr="08507ECF">
              <w:trPr>
                <w:trHeight w:val="395"/>
              </w:trPr>
              <w:tc>
                <w:tcPr>
                  <w:tcW w:w="1235" w:type="dxa"/>
                </w:tcPr>
                <w:p w14:paraId="76A8D559" w14:textId="68195E3E" w:rsidR="00E540A2" w:rsidRDefault="3C6EA7E1" w:rsidP="00E540A2">
                  <w:pPr>
                    <w:spacing w:line="360" w:lineRule="auto"/>
                    <w:jc w:val="center"/>
                    <w:rPr>
                      <w:rFonts w:ascii="Cambria" w:hAnsi="Cambria" w:cs="Times New Roman"/>
                      <w:bCs/>
                    </w:rPr>
                  </w:pPr>
                  <w:r w:rsidRPr="3C6EA7E1">
                    <w:rPr>
                      <w:rFonts w:ascii="Cambria" w:hAnsi="Cambria" w:cs="Times New Roman"/>
                    </w:rPr>
                    <w:t>20127374</w:t>
                  </w:r>
                </w:p>
              </w:tc>
              <w:tc>
                <w:tcPr>
                  <w:tcW w:w="1890" w:type="dxa"/>
                  <w:vAlign w:val="center"/>
                </w:tcPr>
                <w:p w14:paraId="460DA507" w14:textId="7BE1711F" w:rsidR="00E540A2" w:rsidRDefault="58D0DCD2" w:rsidP="08507ECF">
                  <w:pPr>
                    <w:spacing w:line="360" w:lineRule="auto"/>
                    <w:rPr>
                      <w:rFonts w:ascii="Cambria" w:hAnsi="Cambria" w:cs="Times New Roman"/>
                      <w:sz w:val="24"/>
                      <w:szCs w:val="24"/>
                    </w:rPr>
                  </w:pPr>
                  <w:r w:rsidRPr="58D0DCD2">
                    <w:rPr>
                      <w:rFonts w:ascii="Cambria" w:hAnsi="Cambria" w:cs="Times New Roman"/>
                      <w:sz w:val="24"/>
                      <w:szCs w:val="24"/>
                    </w:rPr>
                    <w:t>-</w:t>
                  </w:r>
                  <w:r w:rsidR="7C22F2D9" w:rsidRPr="7C22F2D9">
                    <w:rPr>
                      <w:rFonts w:ascii="Cambria" w:hAnsi="Cambria" w:cs="Times New Roman"/>
                      <w:sz w:val="24"/>
                      <w:szCs w:val="24"/>
                    </w:rPr>
                    <w:t xml:space="preserve"> </w:t>
                  </w:r>
                  <w:r w:rsidR="60BCA037" w:rsidRPr="6F3D4C94">
                    <w:rPr>
                      <w:rFonts w:ascii="Cambria" w:hAnsi="Cambria" w:cs="Times New Roman"/>
                      <w:sz w:val="24"/>
                      <w:szCs w:val="24"/>
                    </w:rPr>
                    <w:t>Overview research</w:t>
                  </w:r>
                  <w:r w:rsidR="00987E10">
                    <w:br/>
                  </w:r>
                  <w:r w:rsidR="60BCA037" w:rsidRPr="6F3D4C94">
                    <w:rPr>
                      <w:rFonts w:ascii="Cambria" w:hAnsi="Cambria" w:cs="Times New Roman"/>
                      <w:sz w:val="24"/>
                      <w:szCs w:val="24"/>
                    </w:rPr>
                    <w:t>- Try TF, TFX on Google</w:t>
                  </w:r>
                  <w:r w:rsidR="00987E10">
                    <w:br/>
                  </w:r>
                  <w:r w:rsidR="60BCA037" w:rsidRPr="6F3D4C94">
                    <w:rPr>
                      <w:rFonts w:ascii="Cambria" w:hAnsi="Cambria" w:cs="Times New Roman"/>
                      <w:sz w:val="24"/>
                      <w:szCs w:val="24"/>
                    </w:rPr>
                    <w:t>Colab</w:t>
                  </w:r>
                </w:p>
              </w:tc>
              <w:tc>
                <w:tcPr>
                  <w:tcW w:w="2580" w:type="dxa"/>
                  <w:vAlign w:val="center"/>
                </w:tcPr>
                <w:p w14:paraId="1480D463" w14:textId="3050B00A" w:rsidR="00E540A2" w:rsidRDefault="36175FCA" w:rsidP="08507ECF">
                  <w:pPr>
                    <w:spacing w:line="360" w:lineRule="auto"/>
                    <w:rPr>
                      <w:rFonts w:ascii="Cambria" w:hAnsi="Cambria" w:cs="Times New Roman"/>
                      <w:sz w:val="24"/>
                      <w:szCs w:val="24"/>
                    </w:rPr>
                  </w:pPr>
                  <w:r w:rsidRPr="6F3D4C94">
                    <w:rPr>
                      <w:rFonts w:ascii="Cambria" w:hAnsi="Cambria" w:cs="Times New Roman"/>
                      <w:sz w:val="24"/>
                      <w:szCs w:val="24"/>
                    </w:rPr>
                    <w:t>- Watch some tutorials</w:t>
                  </w:r>
                  <w:r w:rsidR="00931D2D">
                    <w:br/>
                  </w:r>
                  <w:r w:rsidRPr="6F3D4C94">
                    <w:rPr>
                      <w:rFonts w:ascii="Cambria" w:hAnsi="Cambria" w:cs="Times New Roman"/>
                      <w:sz w:val="24"/>
                      <w:szCs w:val="24"/>
                    </w:rPr>
                    <w:t>- Research and write re-</w:t>
                  </w:r>
                  <w:r w:rsidR="00931D2D">
                    <w:br/>
                  </w:r>
                  <w:r w:rsidRPr="6F3D4C94">
                    <w:rPr>
                      <w:rFonts w:ascii="Cambria" w:hAnsi="Cambria" w:cs="Times New Roman"/>
                      <w:sz w:val="24"/>
                      <w:szCs w:val="24"/>
                    </w:rPr>
                    <w:t>port about: SchemaGen</w:t>
                  </w:r>
                  <w:r w:rsidR="00931D2D">
                    <w:br/>
                  </w:r>
                  <w:r w:rsidRPr="6F3D4C94">
                    <w:rPr>
                      <w:rFonts w:ascii="Cambria" w:hAnsi="Cambria" w:cs="Times New Roman"/>
                      <w:sz w:val="24"/>
                      <w:szCs w:val="24"/>
                    </w:rPr>
                    <w:t>and ExampleValidator</w:t>
                  </w:r>
                </w:p>
              </w:tc>
              <w:tc>
                <w:tcPr>
                  <w:tcW w:w="3419" w:type="dxa"/>
                  <w:vAlign w:val="center"/>
                </w:tcPr>
                <w:p w14:paraId="2D60A173" w14:textId="76D00019" w:rsidR="00E540A2" w:rsidRDefault="5449530A" w:rsidP="08507ECF">
                  <w:pPr>
                    <w:spacing w:line="360" w:lineRule="auto"/>
                    <w:rPr>
                      <w:rFonts w:ascii="Cambria" w:hAnsi="Cambria" w:cs="Times New Roman"/>
                      <w:sz w:val="24"/>
                      <w:szCs w:val="24"/>
                    </w:rPr>
                  </w:pPr>
                  <w:r w:rsidRPr="6F3D4C94">
                    <w:rPr>
                      <w:rFonts w:ascii="Cambria" w:hAnsi="Cambria" w:cs="Times New Roman"/>
                      <w:sz w:val="24"/>
                      <w:szCs w:val="24"/>
                    </w:rPr>
                    <w:t>Research and write</w:t>
                  </w:r>
                  <w:r w:rsidR="3980A63C">
                    <w:br/>
                  </w:r>
                  <w:r w:rsidRPr="6F3D4C94">
                    <w:rPr>
                      <w:rFonts w:ascii="Cambria" w:hAnsi="Cambria" w:cs="Times New Roman"/>
                      <w:sz w:val="24"/>
                      <w:szCs w:val="24"/>
                    </w:rPr>
                    <w:t>report about: Trans-</w:t>
                  </w:r>
                  <w:r w:rsidR="3980A63C">
                    <w:br/>
                  </w:r>
                  <w:r w:rsidRPr="6F3D4C94">
                    <w:rPr>
                      <w:rFonts w:ascii="Cambria" w:hAnsi="Cambria" w:cs="Times New Roman"/>
                      <w:sz w:val="24"/>
                      <w:szCs w:val="24"/>
                    </w:rPr>
                    <w:t>form(TFT) library</w:t>
                  </w:r>
                  <w:r w:rsidR="3980A63C">
                    <w:br/>
                  </w:r>
                  <w:r w:rsidRPr="6F3D4C94">
                    <w:rPr>
                      <w:rFonts w:ascii="Cambria" w:hAnsi="Cambria" w:cs="Times New Roman"/>
                      <w:sz w:val="24"/>
                      <w:szCs w:val="24"/>
                    </w:rPr>
                    <w:t>- Code a simple demo us-</w:t>
                  </w:r>
                  <w:r w:rsidR="3980A63C">
                    <w:br/>
                  </w:r>
                  <w:r w:rsidRPr="6F3D4C94">
                    <w:rPr>
                      <w:rFonts w:ascii="Cambria" w:hAnsi="Cambria" w:cs="Times New Roman"/>
                      <w:sz w:val="24"/>
                      <w:szCs w:val="24"/>
                    </w:rPr>
                    <w:t>ing TFT library</w:t>
                  </w:r>
                  <w:r w:rsidR="3980A63C">
                    <w:br/>
                  </w:r>
                  <w:r w:rsidRPr="6F3D4C94">
                    <w:rPr>
                      <w:rFonts w:ascii="Cambria" w:hAnsi="Cambria" w:cs="Times New Roman"/>
                      <w:sz w:val="24"/>
                      <w:szCs w:val="24"/>
                    </w:rPr>
                    <w:t>- Slides design: Conclu-</w:t>
                  </w:r>
                  <w:r w:rsidR="3980A63C">
                    <w:br/>
                  </w:r>
                  <w:r w:rsidRPr="6F3D4C94">
                    <w:rPr>
                      <w:rFonts w:ascii="Cambria" w:hAnsi="Cambria" w:cs="Times New Roman"/>
                      <w:sz w:val="24"/>
                      <w:szCs w:val="24"/>
                    </w:rPr>
                    <w:t>sion</w:t>
                  </w:r>
                  <w:r w:rsidR="3E18591A" w:rsidRPr="6F3D4C94">
                    <w:rPr>
                      <w:rFonts w:ascii="Cambria" w:hAnsi="Cambria" w:cs="Times New Roman"/>
                      <w:sz w:val="24"/>
                      <w:szCs w:val="24"/>
                    </w:rPr>
                    <w:t>.</w:t>
                  </w:r>
                </w:p>
              </w:tc>
            </w:tr>
          </w:tbl>
          <w:p w14:paraId="14773400" w14:textId="7B53F19B" w:rsidR="00CC6199" w:rsidRPr="00E13F66" w:rsidRDefault="00CC6199" w:rsidP="00E13F66">
            <w:pPr>
              <w:spacing w:line="360" w:lineRule="auto"/>
              <w:jc w:val="both"/>
              <w:rPr>
                <w:rFonts w:ascii="Cambria" w:hAnsi="Cambria" w:cs="Times New Roman"/>
                <w:bCs/>
                <w:sz w:val="24"/>
                <w:szCs w:val="24"/>
              </w:rPr>
            </w:pPr>
            <w:r>
              <w:rPr>
                <w:rFonts w:ascii="Cambria" w:hAnsi="Cambria" w:cs="Times New Roman"/>
                <w:bCs/>
                <w:sz w:val="24"/>
                <w:szCs w:val="24"/>
              </w:rPr>
              <w:t xml:space="preserve">      </w:t>
            </w:r>
          </w:p>
        </w:tc>
      </w:tr>
    </w:tbl>
    <w:p w14:paraId="336ED0C8" w14:textId="77777777" w:rsidR="00E13F66" w:rsidRPr="00E13F66" w:rsidRDefault="00E13F66" w:rsidP="00E13F66">
      <w:pPr>
        <w:rPr>
          <w:rFonts w:ascii="Cambria" w:hAnsi="Cambria" w:cs="Times New Roman"/>
          <w:sz w:val="4"/>
          <w:szCs w:val="4"/>
        </w:rPr>
      </w:pPr>
    </w:p>
    <w:tbl>
      <w:tblPr>
        <w:tblStyle w:val="TableGrid"/>
        <w:tblW w:w="0" w:type="auto"/>
        <w:tblLook w:val="04A0" w:firstRow="1" w:lastRow="0" w:firstColumn="1" w:lastColumn="0" w:noHBand="0" w:noVBand="1"/>
      </w:tblPr>
      <w:tblGrid>
        <w:gridCol w:w="9350"/>
      </w:tblGrid>
      <w:tr w:rsidR="002D06B9" w:rsidRPr="00CD7032" w14:paraId="6988C778" w14:textId="77777777" w:rsidTr="002D06B9">
        <w:tc>
          <w:tcPr>
            <w:tcW w:w="9350" w:type="dxa"/>
          </w:tcPr>
          <w:p w14:paraId="04143AD5" w14:textId="470437FA" w:rsidR="00285FFE" w:rsidRPr="00CD7032" w:rsidRDefault="00F74A21" w:rsidP="00285FFE">
            <w:pPr>
              <w:spacing w:line="360" w:lineRule="auto"/>
              <w:jc w:val="both"/>
              <w:rPr>
                <w:rFonts w:ascii="Cambria" w:hAnsi="Cambria" w:cs="Times New Roman"/>
                <w:b/>
                <w:sz w:val="24"/>
                <w:szCs w:val="24"/>
              </w:rPr>
            </w:pPr>
            <w:r>
              <w:rPr>
                <w:rFonts w:ascii="Cambria" w:hAnsi="Cambria" w:cs="Times New Roman"/>
                <w:b/>
                <w:sz w:val="24"/>
                <w:szCs w:val="24"/>
              </w:rPr>
              <w:t>Group self-evaluation</w:t>
            </w:r>
          </w:p>
          <w:p w14:paraId="1721C2EA" w14:textId="26D9287B" w:rsidR="009A2D75" w:rsidRPr="00CD7032" w:rsidRDefault="7C9D0865" w:rsidP="00B26CBA">
            <w:pPr>
              <w:pStyle w:val="ListParagraph"/>
              <w:numPr>
                <w:ilvl w:val="0"/>
                <w:numId w:val="2"/>
              </w:numPr>
              <w:spacing w:line="360" w:lineRule="auto"/>
              <w:jc w:val="both"/>
              <w:rPr>
                <w:rFonts w:ascii="Cambria" w:hAnsi="Cambria" w:cs="Times New Roman"/>
                <w:sz w:val="24"/>
                <w:szCs w:val="24"/>
              </w:rPr>
            </w:pPr>
            <w:r w:rsidRPr="7C9D0865">
              <w:rPr>
                <w:rFonts w:ascii="Cambria" w:hAnsi="Cambria" w:cs="Times New Roman"/>
                <w:b/>
                <w:bCs/>
                <w:sz w:val="24"/>
                <w:szCs w:val="24"/>
              </w:rPr>
              <w:t>Advantages:</w:t>
            </w:r>
          </w:p>
          <w:p w14:paraId="76FCA39A" w14:textId="017993DD" w:rsidR="009A2D75" w:rsidRDefault="66C86759" w:rsidP="00B26CBA">
            <w:pPr>
              <w:pStyle w:val="ListParagraph"/>
              <w:numPr>
                <w:ilvl w:val="0"/>
                <w:numId w:val="12"/>
              </w:numPr>
              <w:spacing w:line="360" w:lineRule="auto"/>
              <w:jc w:val="both"/>
              <w:rPr>
                <w:rFonts w:ascii="Cambria" w:hAnsi="Cambria" w:cs="Times New Roman"/>
                <w:sz w:val="24"/>
                <w:szCs w:val="24"/>
              </w:rPr>
            </w:pPr>
            <w:r w:rsidRPr="06482AFB">
              <w:rPr>
                <w:rFonts w:ascii="Cambria" w:hAnsi="Cambria" w:cs="Times New Roman"/>
                <w:sz w:val="24"/>
                <w:szCs w:val="24"/>
              </w:rPr>
              <w:t xml:space="preserve">Research TFX help we know about how to implement </w:t>
            </w:r>
            <w:r w:rsidR="7559B810" w:rsidRPr="06482AFB">
              <w:rPr>
                <w:rFonts w:ascii="Cambria" w:hAnsi="Cambria" w:cs="Times New Roman"/>
                <w:sz w:val="24"/>
                <w:szCs w:val="24"/>
              </w:rPr>
              <w:t xml:space="preserve">machine </w:t>
            </w:r>
            <w:r w:rsidR="0116B156" w:rsidRPr="06482AFB">
              <w:rPr>
                <w:rFonts w:ascii="Cambria" w:hAnsi="Cambria" w:cs="Times New Roman"/>
                <w:sz w:val="24"/>
                <w:szCs w:val="24"/>
              </w:rPr>
              <w:t>learning</w:t>
            </w:r>
            <w:r w:rsidR="701B42E8" w:rsidRPr="06482AFB">
              <w:rPr>
                <w:rFonts w:ascii="Cambria" w:hAnsi="Cambria" w:cs="Times New Roman"/>
                <w:sz w:val="24"/>
                <w:szCs w:val="24"/>
              </w:rPr>
              <w:t xml:space="preserve"> pipeline</w:t>
            </w:r>
            <w:r w:rsidR="3D4E9673" w:rsidRPr="06482AFB">
              <w:rPr>
                <w:rFonts w:ascii="Cambria" w:hAnsi="Cambria" w:cs="Times New Roman"/>
                <w:sz w:val="24"/>
                <w:szCs w:val="24"/>
              </w:rPr>
              <w:t xml:space="preserve">, </w:t>
            </w:r>
            <w:r w:rsidR="06482AFB" w:rsidRPr="06482AFB">
              <w:rPr>
                <w:rFonts w:ascii="Cambria" w:hAnsi="Cambria" w:cs="Times New Roman"/>
                <w:sz w:val="24"/>
                <w:szCs w:val="24"/>
              </w:rPr>
              <w:t>enhancing</w:t>
            </w:r>
            <w:r w:rsidR="08262FC4" w:rsidRPr="06482AFB">
              <w:rPr>
                <w:rFonts w:ascii="Cambria" w:hAnsi="Cambria" w:cs="Times New Roman"/>
                <w:sz w:val="24"/>
                <w:szCs w:val="24"/>
              </w:rPr>
              <w:t xml:space="preserve"> our Machine Learning skills</w:t>
            </w:r>
            <w:r w:rsidR="006B7D0C">
              <w:rPr>
                <w:rFonts w:ascii="Cambria" w:hAnsi="Cambria" w:cs="Times New Roman"/>
                <w:sz w:val="24"/>
                <w:szCs w:val="24"/>
              </w:rPr>
              <w:t>.</w:t>
            </w:r>
          </w:p>
          <w:p w14:paraId="613A9D00" w14:textId="57CB9EEB" w:rsidR="75441C83" w:rsidRPr="009A2D75" w:rsidRDefault="7BEFCFF8" w:rsidP="00B26CBA">
            <w:pPr>
              <w:pStyle w:val="ListParagraph"/>
              <w:numPr>
                <w:ilvl w:val="0"/>
                <w:numId w:val="12"/>
              </w:numPr>
              <w:spacing w:line="360" w:lineRule="auto"/>
              <w:jc w:val="both"/>
              <w:rPr>
                <w:rFonts w:ascii="Times New Roman" w:eastAsia="Times New Roman" w:hAnsi="Times New Roman" w:cs="Times New Roman"/>
                <w:sz w:val="24"/>
                <w:szCs w:val="24"/>
              </w:rPr>
            </w:pPr>
            <w:r w:rsidRPr="009A2D75">
              <w:rPr>
                <w:rFonts w:ascii="Times New Roman" w:eastAsia="Times New Roman" w:hAnsi="Times New Roman" w:cs="Times New Roman"/>
                <w:sz w:val="24"/>
                <w:szCs w:val="24"/>
              </w:rPr>
              <w:t>Improving your productivity</w:t>
            </w:r>
            <w:r w:rsidR="3D4E9673" w:rsidRPr="009A2D75">
              <w:rPr>
                <w:rFonts w:ascii="Times New Roman" w:eastAsia="Times New Roman" w:hAnsi="Times New Roman" w:cs="Times New Roman"/>
                <w:sz w:val="24"/>
                <w:szCs w:val="24"/>
              </w:rPr>
              <w:t xml:space="preserve">: </w:t>
            </w:r>
            <w:r w:rsidR="0E6728CF" w:rsidRPr="009A2D75">
              <w:rPr>
                <w:rFonts w:ascii="Times New Roman" w:eastAsia="Times New Roman" w:hAnsi="Times New Roman" w:cs="Times New Roman"/>
                <w:sz w:val="24"/>
                <w:szCs w:val="24"/>
              </w:rPr>
              <w:t xml:space="preserve">Instead of </w:t>
            </w:r>
            <w:r w:rsidR="06482AFB" w:rsidRPr="06482AFB">
              <w:rPr>
                <w:rFonts w:ascii="Times New Roman" w:eastAsia="Times New Roman" w:hAnsi="Times New Roman" w:cs="Times New Roman"/>
                <w:sz w:val="24"/>
                <w:szCs w:val="24"/>
              </w:rPr>
              <w:t>coding</w:t>
            </w:r>
            <w:r w:rsidR="3F4D7E4E" w:rsidRPr="009A2D75">
              <w:rPr>
                <w:rFonts w:ascii="Times New Roman" w:eastAsia="Times New Roman" w:hAnsi="Times New Roman" w:cs="Times New Roman"/>
                <w:sz w:val="24"/>
                <w:szCs w:val="24"/>
              </w:rPr>
              <w:t xml:space="preserve"> yourself </w:t>
            </w:r>
            <w:r w:rsidR="06482AFB" w:rsidRPr="06482AFB">
              <w:rPr>
                <w:rFonts w:ascii="Times New Roman" w:eastAsia="Times New Roman" w:hAnsi="Times New Roman" w:cs="Times New Roman"/>
                <w:sz w:val="24"/>
                <w:szCs w:val="24"/>
              </w:rPr>
              <w:t xml:space="preserve">a pipeline </w:t>
            </w:r>
            <w:r w:rsidR="640D3844" w:rsidRPr="009A2D75">
              <w:rPr>
                <w:rFonts w:ascii="Times New Roman" w:eastAsia="Times New Roman" w:hAnsi="Times New Roman" w:cs="Times New Roman"/>
                <w:sz w:val="24"/>
                <w:szCs w:val="24"/>
              </w:rPr>
              <w:t xml:space="preserve">(it’s </w:t>
            </w:r>
            <w:r w:rsidR="06482AFB" w:rsidRPr="06482AFB">
              <w:rPr>
                <w:rFonts w:ascii="Times New Roman" w:eastAsia="Times New Roman" w:hAnsi="Times New Roman" w:cs="Times New Roman"/>
                <w:sz w:val="24"/>
                <w:szCs w:val="24"/>
              </w:rPr>
              <w:t xml:space="preserve">a </w:t>
            </w:r>
            <w:r w:rsidR="420B0B43" w:rsidRPr="009A2D75">
              <w:rPr>
                <w:rFonts w:ascii="Times New Roman" w:eastAsia="Times New Roman" w:hAnsi="Times New Roman" w:cs="Times New Roman"/>
                <w:sz w:val="24"/>
                <w:szCs w:val="24"/>
              </w:rPr>
              <w:t xml:space="preserve">waste </w:t>
            </w:r>
            <w:r w:rsidR="06482AFB" w:rsidRPr="06482AFB">
              <w:rPr>
                <w:rFonts w:ascii="Times New Roman" w:eastAsia="Times New Roman" w:hAnsi="Times New Roman" w:cs="Times New Roman"/>
                <w:sz w:val="24"/>
                <w:szCs w:val="24"/>
              </w:rPr>
              <w:t xml:space="preserve">of </w:t>
            </w:r>
            <w:r w:rsidR="6657A1D8" w:rsidRPr="009A2D75">
              <w:rPr>
                <w:rFonts w:ascii="Times New Roman" w:eastAsia="Times New Roman" w:hAnsi="Times New Roman" w:cs="Times New Roman"/>
                <w:sz w:val="24"/>
                <w:szCs w:val="24"/>
              </w:rPr>
              <w:t xml:space="preserve">time and </w:t>
            </w:r>
            <w:r w:rsidR="122FA7DB" w:rsidRPr="009A2D75">
              <w:rPr>
                <w:rFonts w:ascii="Times New Roman" w:eastAsia="Times New Roman" w:hAnsi="Times New Roman" w:cs="Times New Roman"/>
                <w:sz w:val="24"/>
                <w:szCs w:val="24"/>
              </w:rPr>
              <w:t>effort),</w:t>
            </w:r>
            <w:r w:rsidR="48FC1B49" w:rsidRPr="009A2D75">
              <w:rPr>
                <w:rFonts w:ascii="Times New Roman" w:eastAsia="Times New Roman" w:hAnsi="Times New Roman" w:cs="Times New Roman"/>
                <w:sz w:val="24"/>
                <w:szCs w:val="24"/>
              </w:rPr>
              <w:t xml:space="preserve"> </w:t>
            </w:r>
            <w:r w:rsidR="68B96D61" w:rsidRPr="009A2D75">
              <w:rPr>
                <w:rFonts w:ascii="Times New Roman" w:eastAsia="Times New Roman" w:hAnsi="Times New Roman" w:cs="Times New Roman"/>
                <w:sz w:val="24"/>
                <w:szCs w:val="24"/>
              </w:rPr>
              <w:t xml:space="preserve">if </w:t>
            </w:r>
            <w:r w:rsidR="06482AFB" w:rsidRPr="06482AFB">
              <w:rPr>
                <w:rFonts w:ascii="Times New Roman" w:eastAsia="Times New Roman" w:hAnsi="Times New Roman" w:cs="Times New Roman"/>
                <w:sz w:val="24"/>
                <w:szCs w:val="24"/>
              </w:rPr>
              <w:t>we</w:t>
            </w:r>
            <w:r w:rsidR="68E0A967" w:rsidRPr="009A2D75">
              <w:rPr>
                <w:rFonts w:ascii="Times New Roman" w:eastAsia="Times New Roman" w:hAnsi="Times New Roman" w:cs="Times New Roman"/>
                <w:sz w:val="24"/>
                <w:szCs w:val="24"/>
              </w:rPr>
              <w:t xml:space="preserve"> know about TFX,</w:t>
            </w:r>
            <w:r w:rsidR="6B41DD78" w:rsidRPr="009A2D75">
              <w:rPr>
                <w:rFonts w:ascii="Times New Roman" w:eastAsia="Times New Roman" w:hAnsi="Times New Roman" w:cs="Times New Roman"/>
                <w:sz w:val="24"/>
                <w:szCs w:val="24"/>
              </w:rPr>
              <w:t xml:space="preserve"> </w:t>
            </w:r>
            <w:r w:rsidR="06482AFB" w:rsidRPr="06482AFB">
              <w:rPr>
                <w:rFonts w:ascii="Times New Roman" w:eastAsia="Times New Roman" w:hAnsi="Times New Roman" w:cs="Times New Roman"/>
                <w:sz w:val="24"/>
                <w:szCs w:val="24"/>
              </w:rPr>
              <w:t>we</w:t>
            </w:r>
            <w:r w:rsidR="6B41DD78" w:rsidRPr="009A2D75">
              <w:rPr>
                <w:rFonts w:ascii="Times New Roman" w:eastAsia="Times New Roman" w:hAnsi="Times New Roman" w:cs="Times New Roman"/>
                <w:sz w:val="24"/>
                <w:szCs w:val="24"/>
              </w:rPr>
              <w:t xml:space="preserve"> </w:t>
            </w:r>
            <w:r w:rsidR="68E0A967" w:rsidRPr="009A2D75">
              <w:rPr>
                <w:rFonts w:ascii="Times New Roman" w:eastAsia="Times New Roman" w:hAnsi="Times New Roman" w:cs="Times New Roman"/>
                <w:sz w:val="24"/>
                <w:szCs w:val="24"/>
              </w:rPr>
              <w:t>can</w:t>
            </w:r>
            <w:r w:rsidR="5F034882" w:rsidRPr="009A2D75">
              <w:rPr>
                <w:rFonts w:ascii="Times New Roman" w:eastAsia="Times New Roman" w:hAnsi="Times New Roman" w:cs="Times New Roman"/>
                <w:sz w:val="24"/>
                <w:szCs w:val="24"/>
              </w:rPr>
              <w:t xml:space="preserve"> </w:t>
            </w:r>
            <w:r w:rsidR="243377AE" w:rsidRPr="009A2D75">
              <w:rPr>
                <w:rFonts w:ascii="Times New Roman" w:eastAsia="Times New Roman" w:hAnsi="Times New Roman" w:cs="Times New Roman"/>
                <w:sz w:val="24"/>
                <w:szCs w:val="24"/>
              </w:rPr>
              <w:t xml:space="preserve">use </w:t>
            </w:r>
            <w:r w:rsidR="06482AFB" w:rsidRPr="06482AFB">
              <w:rPr>
                <w:rFonts w:ascii="Times New Roman" w:eastAsia="Times New Roman" w:hAnsi="Times New Roman" w:cs="Times New Roman"/>
                <w:sz w:val="24"/>
                <w:szCs w:val="24"/>
              </w:rPr>
              <w:t>simplified</w:t>
            </w:r>
            <w:r w:rsidR="41FBC8AA" w:rsidRPr="009A2D75">
              <w:rPr>
                <w:rFonts w:ascii="Times New Roman" w:eastAsia="Times New Roman" w:hAnsi="Times New Roman" w:cs="Times New Roman"/>
                <w:sz w:val="24"/>
                <w:szCs w:val="24"/>
              </w:rPr>
              <w:t xml:space="preserve"> pipeline definitions and minimize the codes to write for every </w:t>
            </w:r>
            <w:r w:rsidR="06482AFB" w:rsidRPr="06482AFB">
              <w:rPr>
                <w:rFonts w:ascii="Times New Roman" w:eastAsia="Times New Roman" w:hAnsi="Times New Roman" w:cs="Times New Roman"/>
                <w:sz w:val="24"/>
                <w:szCs w:val="24"/>
              </w:rPr>
              <w:t>task</w:t>
            </w:r>
            <w:r w:rsidR="41FBC8AA" w:rsidRPr="009A2D75">
              <w:rPr>
                <w:rFonts w:ascii="Times New Roman" w:eastAsia="Times New Roman" w:hAnsi="Times New Roman" w:cs="Times New Roman"/>
                <w:sz w:val="24"/>
                <w:szCs w:val="24"/>
              </w:rPr>
              <w:t>.</w:t>
            </w:r>
          </w:p>
          <w:p w14:paraId="271D6663" w14:textId="72ED14EA" w:rsidR="06482AFB" w:rsidRDefault="06482AFB" w:rsidP="3A21518B">
            <w:pPr>
              <w:pStyle w:val="ListParagraph"/>
              <w:numPr>
                <w:ilvl w:val="0"/>
                <w:numId w:val="12"/>
              </w:numPr>
              <w:spacing w:line="360" w:lineRule="auto"/>
              <w:jc w:val="both"/>
              <w:rPr>
                <w:rFonts w:ascii="Times New Roman" w:eastAsia="Times New Roman" w:hAnsi="Times New Roman" w:cs="Times New Roman"/>
                <w:sz w:val="24"/>
                <w:szCs w:val="24"/>
              </w:rPr>
            </w:pPr>
            <w:r w:rsidRPr="06482AFB">
              <w:rPr>
                <w:rFonts w:ascii="Times New Roman" w:eastAsia="Times New Roman" w:hAnsi="Times New Roman" w:cs="Times New Roman"/>
                <w:sz w:val="24"/>
                <w:szCs w:val="24"/>
              </w:rPr>
              <w:t>Keeping up with the latest developments.</w:t>
            </w:r>
          </w:p>
          <w:p w14:paraId="34C7E1A2" w14:textId="0EA9C6D6" w:rsidR="6700798F" w:rsidRDefault="06482AFB" w:rsidP="3A21518B">
            <w:pPr>
              <w:pStyle w:val="ListParagraph"/>
              <w:numPr>
                <w:ilvl w:val="0"/>
                <w:numId w:val="12"/>
              </w:numPr>
              <w:spacing w:line="360" w:lineRule="auto"/>
              <w:jc w:val="both"/>
              <w:rPr>
                <w:rFonts w:ascii="Times New Roman" w:eastAsia="Times New Roman" w:hAnsi="Times New Roman" w:cs="Times New Roman"/>
                <w:sz w:val="24"/>
                <w:szCs w:val="24"/>
              </w:rPr>
            </w:pPr>
            <w:r w:rsidRPr="06482AFB">
              <w:rPr>
                <w:rFonts w:ascii="Times New Roman" w:eastAsia="Times New Roman" w:hAnsi="Times New Roman" w:cs="Times New Roman"/>
                <w:sz w:val="24"/>
                <w:szCs w:val="24"/>
              </w:rPr>
              <w:t>Building more reliable and scalable ML systems.</w:t>
            </w:r>
          </w:p>
          <w:p w14:paraId="1429DFD5" w14:textId="50A8B815" w:rsidR="06482AFB" w:rsidRDefault="06482AFB" w:rsidP="3A21518B">
            <w:pPr>
              <w:pStyle w:val="ListParagraph"/>
              <w:numPr>
                <w:ilvl w:val="0"/>
                <w:numId w:val="12"/>
              </w:numPr>
              <w:spacing w:line="360" w:lineRule="auto"/>
              <w:jc w:val="both"/>
              <w:rPr>
                <w:rFonts w:ascii="Times New Roman" w:eastAsia="Times New Roman" w:hAnsi="Times New Roman" w:cs="Times New Roman"/>
                <w:sz w:val="24"/>
                <w:szCs w:val="24"/>
              </w:rPr>
            </w:pPr>
            <w:r w:rsidRPr="06482AFB">
              <w:rPr>
                <w:rFonts w:ascii="Times New Roman" w:eastAsia="Times New Roman" w:hAnsi="Times New Roman" w:cs="Times New Roman"/>
                <w:sz w:val="24"/>
                <w:szCs w:val="24"/>
              </w:rPr>
              <w:t>Advancing our career.</w:t>
            </w:r>
          </w:p>
          <w:p w14:paraId="67500DEC" w14:textId="40850ED9" w:rsidR="002D06B9" w:rsidRDefault="06482AFB" w:rsidP="3A0B1E86">
            <w:pPr>
              <w:pStyle w:val="ListParagraph"/>
              <w:numPr>
                <w:ilvl w:val="0"/>
                <w:numId w:val="2"/>
              </w:numPr>
              <w:spacing w:line="360" w:lineRule="auto"/>
              <w:jc w:val="both"/>
              <w:rPr>
                <w:rFonts w:ascii="Symbol" w:eastAsia="Symbol" w:hAnsi="Symbol" w:cs="Symbol"/>
                <w:sz w:val="24"/>
                <w:szCs w:val="24"/>
              </w:rPr>
            </w:pPr>
            <w:r w:rsidRPr="06482AFB">
              <w:rPr>
                <w:rFonts w:ascii="Cambria" w:hAnsi="Cambria" w:cs="Times New Roman"/>
                <w:b/>
                <w:bCs/>
                <w:sz w:val="24"/>
                <w:szCs w:val="24"/>
              </w:rPr>
              <w:t xml:space="preserve">Disadvantages: </w:t>
            </w:r>
          </w:p>
          <w:p w14:paraId="0A513816" w14:textId="40850ED9" w:rsidR="002D06B9" w:rsidRPr="00CD7032" w:rsidRDefault="7B1C06E0" w:rsidP="2DFBE4F2">
            <w:pPr>
              <w:pStyle w:val="ListParagraph"/>
              <w:numPr>
                <w:ilvl w:val="0"/>
                <w:numId w:val="9"/>
              </w:numPr>
              <w:spacing w:line="360" w:lineRule="auto"/>
              <w:ind w:left="1080"/>
              <w:jc w:val="both"/>
              <w:rPr>
                <w:rFonts w:ascii="Cambria" w:hAnsi="Cambria" w:cs="Times New Roman"/>
                <w:sz w:val="24"/>
                <w:szCs w:val="24"/>
              </w:rPr>
            </w:pPr>
            <w:r w:rsidRPr="7B1C06E0">
              <w:rPr>
                <w:rFonts w:ascii="Cambria" w:hAnsi="Cambria" w:cs="Times New Roman"/>
                <w:sz w:val="24"/>
                <w:szCs w:val="24"/>
              </w:rPr>
              <w:t>Vietnamese documents are few</w:t>
            </w:r>
            <w:r w:rsidR="643F046E" w:rsidRPr="643F046E">
              <w:rPr>
                <w:rFonts w:ascii="Cambria" w:hAnsi="Cambria" w:cs="Times New Roman"/>
                <w:sz w:val="24"/>
                <w:szCs w:val="24"/>
              </w:rPr>
              <w:t>.</w:t>
            </w:r>
            <w:r w:rsidR="01A40C1B" w:rsidRPr="01A40C1B">
              <w:rPr>
                <w:rFonts w:ascii="Cambria" w:hAnsi="Cambria" w:cs="Times New Roman"/>
                <w:sz w:val="24"/>
                <w:szCs w:val="24"/>
              </w:rPr>
              <w:t xml:space="preserve"> </w:t>
            </w:r>
            <w:r w:rsidR="5579C5C9" w:rsidRPr="5579C5C9">
              <w:rPr>
                <w:rFonts w:ascii="Cambria" w:hAnsi="Cambria" w:cs="Times New Roman"/>
                <w:sz w:val="24"/>
                <w:szCs w:val="24"/>
              </w:rPr>
              <w:t>English document has some unknown terms.</w:t>
            </w:r>
          </w:p>
          <w:p w14:paraId="3BE6D830" w14:textId="1A181467" w:rsidR="002D06B9" w:rsidRDefault="001B5D2D" w:rsidP="022D600D">
            <w:pPr>
              <w:pStyle w:val="ListParagraph"/>
              <w:numPr>
                <w:ilvl w:val="0"/>
                <w:numId w:val="9"/>
              </w:numPr>
              <w:spacing w:line="360" w:lineRule="auto"/>
              <w:ind w:left="1080"/>
              <w:jc w:val="both"/>
              <w:rPr>
                <w:rFonts w:ascii="Cambria" w:hAnsi="Cambria" w:cs="Times New Roman"/>
                <w:sz w:val="24"/>
                <w:szCs w:val="24"/>
              </w:rPr>
            </w:pPr>
            <w:r w:rsidRPr="001B5D2D">
              <w:rPr>
                <w:rFonts w:ascii="Cambria" w:hAnsi="Cambria" w:cs="Times New Roman"/>
                <w:sz w:val="24"/>
                <w:szCs w:val="24"/>
              </w:rPr>
              <w:t>TFX is a powerful and comprehensive platform for building machine learning pipelines, but it can also be quite complex.</w:t>
            </w:r>
          </w:p>
          <w:p w14:paraId="053F5411" w14:textId="783B259A" w:rsidR="001B5D2D" w:rsidRPr="00CD7032" w:rsidRDefault="004E5B81" w:rsidP="022D600D">
            <w:pPr>
              <w:pStyle w:val="ListParagraph"/>
              <w:numPr>
                <w:ilvl w:val="0"/>
                <w:numId w:val="9"/>
              </w:numPr>
              <w:spacing w:line="360" w:lineRule="auto"/>
              <w:ind w:left="1080"/>
              <w:jc w:val="both"/>
              <w:rPr>
                <w:rFonts w:ascii="Cambria" w:hAnsi="Cambria" w:cs="Times New Roman"/>
                <w:sz w:val="24"/>
                <w:szCs w:val="24"/>
              </w:rPr>
            </w:pPr>
            <w:r w:rsidRPr="004E5B81">
              <w:rPr>
                <w:rFonts w:ascii="Cambria" w:hAnsi="Cambria" w:cs="Times New Roman"/>
                <w:sz w:val="24"/>
                <w:szCs w:val="24"/>
              </w:rPr>
              <w:t>One of the key challenges in building machine learning models is preparing and cleaning the data used for training.</w:t>
            </w:r>
          </w:p>
        </w:tc>
      </w:tr>
      <w:tr w:rsidR="004E1B21" w:rsidRPr="00CD7032" w14:paraId="1DDF48B5" w14:textId="77777777" w:rsidTr="002D06B9">
        <w:tc>
          <w:tcPr>
            <w:tcW w:w="9350" w:type="dxa"/>
          </w:tcPr>
          <w:p w14:paraId="102CB318" w14:textId="77777777" w:rsidR="004E1B21" w:rsidRDefault="004E1B21" w:rsidP="00285FFE">
            <w:pPr>
              <w:spacing w:line="360" w:lineRule="auto"/>
              <w:jc w:val="both"/>
              <w:rPr>
                <w:rFonts w:ascii="Cambria" w:hAnsi="Cambria" w:cs="Times New Roman"/>
                <w:b/>
                <w:sz w:val="24"/>
                <w:szCs w:val="24"/>
              </w:rPr>
            </w:pPr>
          </w:p>
        </w:tc>
      </w:tr>
      <w:tr w:rsidR="1EEF53F2" w14:paraId="7F918BF2" w14:textId="77777777" w:rsidTr="1EEF53F2">
        <w:trPr>
          <w:trHeight w:val="300"/>
        </w:trPr>
        <w:tc>
          <w:tcPr>
            <w:tcW w:w="9350" w:type="dxa"/>
          </w:tcPr>
          <w:p w14:paraId="15408E24" w14:textId="44DFBE5C" w:rsidR="1EEF53F2" w:rsidRDefault="1EEF53F2" w:rsidP="1EEF53F2">
            <w:pPr>
              <w:spacing w:line="360" w:lineRule="auto"/>
              <w:jc w:val="both"/>
              <w:rPr>
                <w:rFonts w:ascii="Cambria" w:hAnsi="Cambria" w:cs="Times New Roman"/>
                <w:b/>
                <w:bCs/>
                <w:sz w:val="24"/>
                <w:szCs w:val="24"/>
              </w:rPr>
            </w:pPr>
          </w:p>
        </w:tc>
      </w:tr>
    </w:tbl>
    <w:p w14:paraId="60272D69" w14:textId="77777777" w:rsidR="00315A04" w:rsidRPr="00CD7032" w:rsidRDefault="00315A04" w:rsidP="00315A04">
      <w:pPr>
        <w:rPr>
          <w:rFonts w:ascii="Cambria" w:hAnsi="Cambria" w:cs="Times New Roman"/>
        </w:rPr>
      </w:pPr>
    </w:p>
    <w:sectPr w:rsidR="00315A04" w:rsidRPr="00CD7032" w:rsidSect="00CC6199">
      <w:headerReference w:type="default" r:id="rId32"/>
      <w:footerReference w:type="default" r:id="rId33"/>
      <w:pgSz w:w="12240" w:h="15840"/>
      <w:pgMar w:top="1170" w:right="1440" w:bottom="990" w:left="1440" w:header="720" w:footer="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229B5" w14:textId="77777777" w:rsidR="0005587D" w:rsidRDefault="0005587D" w:rsidP="00F37B46">
      <w:pPr>
        <w:spacing w:after="0" w:line="240" w:lineRule="auto"/>
      </w:pPr>
      <w:r>
        <w:separator/>
      </w:r>
    </w:p>
  </w:endnote>
  <w:endnote w:type="continuationSeparator" w:id="0">
    <w:p w14:paraId="28021565" w14:textId="77777777" w:rsidR="0005587D" w:rsidRDefault="0005587D" w:rsidP="00F37B46">
      <w:pPr>
        <w:spacing w:after="0" w:line="240" w:lineRule="auto"/>
      </w:pPr>
      <w:r>
        <w:continuationSeparator/>
      </w:r>
    </w:p>
  </w:endnote>
  <w:endnote w:type="continuationNotice" w:id="1">
    <w:p w14:paraId="37FFD14A" w14:textId="77777777" w:rsidR="0005587D" w:rsidRDefault="000558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altName w:val="Arial"/>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Date"/>
      <w:id w:val="666216862"/>
      <w:dataBinding w:prefixMappings="xmlns:ns0='http://schemas.microsoft.com/office/2006/coverPageProps'" w:xpath="/ns0:CoverPageProperties[1]/ns0:PublishDate[1]" w:storeItemID="{55AF091B-3C7A-41E3-B477-F2FDAA23CFDA}"/>
      <w:date w:fullDate="2023-03-22T00:00:00Z">
        <w:dateFormat w:val="MMMM d, yyyy"/>
        <w:lid w:val="en-US"/>
        <w:storeMappedDataAs w:val="dateTime"/>
        <w:calendar w:val="gregorian"/>
      </w:date>
    </w:sdtPr>
    <w:sdtContent>
      <w:p w14:paraId="77BA76B3" w14:textId="1019DDAB" w:rsidR="00AF34F0" w:rsidRDefault="007311BA" w:rsidP="00AF34F0">
        <w:pPr>
          <w:jc w:val="right"/>
        </w:pPr>
        <w:r>
          <w:t>March 22, 2023</w:t>
        </w:r>
      </w:p>
    </w:sdtContent>
  </w:sdt>
  <w:p w14:paraId="39E24EB3" w14:textId="26CF7106" w:rsidR="00921670" w:rsidRDefault="00AF34F0" w:rsidP="00AF34F0">
    <w:pPr>
      <w:pStyle w:val="Footer"/>
    </w:pPr>
    <w:r>
      <w:rPr>
        <w:noProof/>
      </w:rPr>
      <w:t xml:space="preserve"> </w:t>
    </w:r>
    <w:r w:rsidR="00921670">
      <w:rPr>
        <w:noProof/>
      </w:rPr>
      <mc:AlternateContent>
        <mc:Choice Requires="wpg">
          <w:drawing>
            <wp:anchor distT="0" distB="0" distL="114300" distR="114300" simplePos="0" relativeHeight="251658242" behindDoc="0" locked="0" layoutInCell="1" allowOverlap="1" wp14:anchorId="3D5200A9" wp14:editId="37621ECE">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w16du="http://schemas.microsoft.com/office/word/2023/wordml/word16du" xmlns:a="http://schemas.openxmlformats.org/drawingml/2006/main" xmlns:a14="http://schemas.microsoft.com/office/drawing/2010/main" xmlns:arto="http://schemas.microsoft.com/office/word/2006/arto">
          <w:pict w14:anchorId="35E7DA2D">
            <v:group id="Nhóm 223" style="position:absolute;margin-left:0;margin-top:0;width:5.75pt;height:55.05pt;z-index:251658242;mso-height-percent:780;mso-position-horizontal:left;mso-position-horizontal-relative:right-margin-area;mso-position-vertical:bottom;mso-position-vertical-relative:page;mso-height-percent:780;mso-height-relative:bottom-margin-area" coordsize="120,1320" coordorigin="2820,4935" o:spid="_x0000_s1026" w14:anchorId="3D4C65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">
              <v:shapetype id="_x0000_t32" coordsize="21600,21600" o:oned="t" filled="f" o:spt="32" path="m,l21600,21600e">
                <v:path fillok="f" arrowok="t" o:connecttype="none"/>
                <o:lock v:ext="edit" shapetype="t"/>
              </v:shapetype>
              <v:shape id="AutoShape 2" style="position:absolute;left:2820;top:4935;width:0;height:1320;visibility:visible;mso-wrap-style:square" o:spid="_x0000_s1027" strokecolor="#a8d08d [1945]" strokeweight="1.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v:shape id="AutoShape 3" style="position:absolute;left:2880;top:4935;width:0;height:1320;visibility:visible;mso-wrap-style:square" o:spid="_x0000_s1028" strokecolor="#a8d08d [1945]" strokeweight="1.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v:shape id="AutoShape 4" style="position:absolute;left:2940;top:4935;width:0;height:1320;visibility:visible;mso-wrap-style:square" o:spid="_x0000_s1029" strokecolor="#a8d08d [1945]" strokeweight="1.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A91FA" w14:textId="77777777" w:rsidR="0005587D" w:rsidRDefault="0005587D" w:rsidP="00F37B46">
      <w:pPr>
        <w:spacing w:after="0" w:line="240" w:lineRule="auto"/>
      </w:pPr>
      <w:r>
        <w:separator/>
      </w:r>
    </w:p>
  </w:footnote>
  <w:footnote w:type="continuationSeparator" w:id="0">
    <w:p w14:paraId="018C8C68" w14:textId="77777777" w:rsidR="0005587D" w:rsidRDefault="0005587D" w:rsidP="00F37B46">
      <w:pPr>
        <w:spacing w:after="0" w:line="240" w:lineRule="auto"/>
      </w:pPr>
      <w:r>
        <w:continuationSeparator/>
      </w:r>
    </w:p>
  </w:footnote>
  <w:footnote w:type="continuationNotice" w:id="1">
    <w:p w14:paraId="1490362C" w14:textId="77777777" w:rsidR="0005587D" w:rsidRDefault="000558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4AFFD" w14:textId="77777777" w:rsidR="00921670" w:rsidRDefault="00921670">
    <w:pPr>
      <w:pStyle w:val="Header"/>
    </w:pPr>
    <w:r>
      <w:rPr>
        <w:noProof/>
      </w:rPr>
      <mc:AlternateContent>
        <mc:Choice Requires="wps">
          <w:drawing>
            <wp:anchor distT="0" distB="0" distL="114300" distR="114300" simplePos="0" relativeHeight="251658241" behindDoc="0" locked="0" layoutInCell="0" allowOverlap="1" wp14:anchorId="2A6E20A3" wp14:editId="5DE6DBE3">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FCA73" w14:textId="680F48A6" w:rsidR="00921670" w:rsidRDefault="002E15B5">
                          <w:pPr>
                            <w:spacing w:after="0" w:line="240" w:lineRule="auto"/>
                          </w:pPr>
                          <w:sdt>
                            <w:sdtPr>
                              <w:alias w:val="Title"/>
                              <w:id w:val="1915737332"/>
                              <w:dataBinding w:prefixMappings="xmlns:ns0='http://schemas.openxmlformats.org/package/2006/metadata/core-properties' xmlns:ns1='http://purl.org/dc/elements/1.1/'" w:xpath="/ns0:coreProperties[1]/ns1:title[1]" w:storeItemID="{6C3C8BC8-F283-45AE-878A-BAB7291924A1}"/>
                              <w:text/>
                            </w:sdtPr>
                            <w:sdtContent>
                              <w:r w:rsidR="00315A04">
                                <w:t>CSC1411</w:t>
                              </w:r>
                              <w:r w:rsidR="006A73E5">
                                <w:t>8</w:t>
                              </w:r>
                              <w:r w:rsidR="00315A04">
                                <w:t xml:space="preserve"> – Introduction to Big Data</w:t>
                              </w:r>
                            </w:sdtContent>
                          </w:sdt>
                          <w:r w:rsidR="00921670">
                            <w:tab/>
                          </w:r>
                          <w:r w:rsidR="00921670">
                            <w:tab/>
                          </w:r>
                          <w:r w:rsidR="00921670">
                            <w:tab/>
                          </w:r>
                          <w:r w:rsidR="00921670">
                            <w:tab/>
                          </w:r>
                          <w:r w:rsidR="00921670">
                            <w:tab/>
                            <w:t xml:space="preserve">  </w:t>
                          </w:r>
                          <w:r w:rsidR="00CD7032">
                            <w:t xml:space="preserve"> </w:t>
                          </w:r>
                          <w:r w:rsidR="006A73E5">
                            <w:tab/>
                          </w:r>
                          <w:r w:rsidR="00E05BE8">
                            <w:t xml:space="preserve">           </w:t>
                          </w:r>
                          <w:r w:rsidR="00921670">
                            <w:t xml:space="preserve">Class </w:t>
                          </w:r>
                          <w:r w:rsidR="00393A70">
                            <w:t>22_23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arto="http://schemas.microsoft.com/office/word/2006/arto" xmlns:w16du="http://schemas.microsoft.com/office/word/2023/wordml/word16du" xmlns:a14="http://schemas.microsoft.com/office/drawing/2010/main" xmlns:a="http://schemas.openxmlformats.org/drawingml/2006/main">
          <w:pict>
            <v:shapetype id="_x0000_t202" coordsize="21600,21600" o:spt="202" path="m,l,21600r21600,l21600,xe" w14:anchorId="2A6E20A3">
              <v:stroke joinstyle="miter"/>
              <v:path gradientshapeok="t" o:connecttype="rect"/>
            </v:shapetype>
            <v:shape id="Text Box 218"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spid="_x0000_s1026"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v:textbox style="mso-fit-shape-to-text:t" inset=",0,,0">
                <w:txbxContent>
                  <w:p w:rsidR="00921670" w:rsidRDefault="006F6540" w14:paraId="227FCA73" w14:textId="680F48A6">
                    <w:pPr>
                      <w:spacing w:after="0" w:line="240" w:lineRule="auto"/>
                    </w:pPr>
                    <w:sdt>
                      <w:sdtPr>
                        <w:alias w:val="Title"/>
                        <w:id w:val="1915737332"/>
                        <w:dataBinding w:prefixMappings="xmlns:ns0='http://schemas.openxmlformats.org/package/2006/metadata/core-properties' xmlns:ns1='http://purl.org/dc/elements/1.1/'" w:xpath="/ns0:coreProperties[1]/ns1:title[1]" w:storeItemID="{6C3C8BC8-F283-45AE-878A-BAB7291924A1}"/>
                        <w:text/>
                      </w:sdtPr>
                      <w:sdtEndPr/>
                      <w:sdtContent>
                        <w:r w:rsidR="00315A04">
                          <w:t>CSC1411</w:t>
                        </w:r>
                        <w:r w:rsidR="006A73E5">
                          <w:t>8</w:t>
                        </w:r>
                        <w:r w:rsidR="00315A04">
                          <w:t xml:space="preserve"> – Introduction to Big Data</w:t>
                        </w:r>
                      </w:sdtContent>
                    </w:sdt>
                    <w:r w:rsidR="00921670">
                      <w:tab/>
                    </w:r>
                    <w:r w:rsidR="00921670">
                      <w:tab/>
                    </w:r>
                    <w:r w:rsidR="00921670">
                      <w:tab/>
                    </w:r>
                    <w:r w:rsidR="00921670">
                      <w:tab/>
                    </w:r>
                    <w:r w:rsidR="00921670">
                      <w:tab/>
                      <w:t xml:space="preserve">  </w:t>
                    </w:r>
                    <w:r w:rsidR="00CD7032">
                      <w:t xml:space="preserve"> </w:t>
                    </w:r>
                    <w:r w:rsidR="006A73E5">
                      <w:tab/>
                    </w:r>
                    <w:r w:rsidR="00E05BE8">
                      <w:t xml:space="preserve">           </w:t>
                    </w:r>
                    <w:r w:rsidR="00921670">
                      <w:t xml:space="preserve">Class </w:t>
                    </w:r>
                    <w:r w:rsidR="00393A70">
                      <w:t>22_23</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7C8E8906" wp14:editId="032BAB29">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B1BB9F6" w14:textId="77777777" w:rsidR="00921670" w:rsidRDefault="00921670">
                          <w:pPr>
                            <w:spacing w:after="0" w:line="240" w:lineRule="auto"/>
                            <w:jc w:val="right"/>
                            <w:rPr>
                              <w:color w:val="FFFFFF" w:themeColor="background1"/>
                            </w:rPr>
                          </w:pPr>
                          <w:r>
                            <w:fldChar w:fldCharType="begin"/>
                          </w:r>
                          <w:r>
                            <w:instrText xml:space="preserve"> PAGE   \* MERGEFORMAT </w:instrText>
                          </w:r>
                          <w:r>
                            <w:fldChar w:fldCharType="separate"/>
                          </w:r>
                          <w:r w:rsidR="008B5C78" w:rsidRPr="008B5C78">
                            <w:rPr>
                              <w:noProof/>
                              <w:color w:val="FFFFFF" w:themeColor="background1"/>
                            </w:rPr>
                            <w:t>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arto="http://schemas.microsoft.com/office/word/2006/arto" xmlns:w16du="http://schemas.microsoft.com/office/word/2023/wordml/word16du" xmlns:a14="http://schemas.microsoft.com/office/drawing/2010/main" xmlns:a="http://schemas.openxmlformats.org/drawingml/2006/main">
          <w:pict>
            <v:shape id="Text Box 219"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spid="_x0000_s1027" o:allowincell="f" fillcolor="#a8d08d [194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w14:anchorId="7C8E8906">
              <v:textbox style="mso-fit-shape-to-text:t" inset=",0,,0">
                <w:txbxContent>
                  <w:p w:rsidR="00921670" w:rsidRDefault="00921670" w14:paraId="0B1BB9F6" w14:textId="77777777">
                    <w:pPr>
                      <w:spacing w:after="0" w:line="240" w:lineRule="auto"/>
                      <w:jc w:val="right"/>
                      <w:rPr>
                        <w:color w:val="FFFFFF" w:themeColor="background1"/>
                      </w:rPr>
                    </w:pPr>
                    <w:r>
                      <w:fldChar w:fldCharType="begin"/>
                    </w:r>
                    <w:r>
                      <w:instrText xml:space="preserve"> PAGE   \* MERGEFORMAT </w:instrText>
                    </w:r>
                    <w:r>
                      <w:fldChar w:fldCharType="separate"/>
                    </w:r>
                    <w:r w:rsidRPr="008B5C78" w:rsidR="008B5C78">
                      <w:rPr>
                        <w:noProof/>
                        <w:color w:val="FFFFFF" w:themeColor="background1"/>
                      </w:rPr>
                      <w:t>4</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4F32"/>
    <w:multiLevelType w:val="hybridMultilevel"/>
    <w:tmpl w:val="FFFFFFFF"/>
    <w:lvl w:ilvl="0" w:tplc="30E4216E">
      <w:start w:val="1"/>
      <w:numFmt w:val="bullet"/>
      <w:lvlText w:val=""/>
      <w:lvlJc w:val="left"/>
      <w:pPr>
        <w:ind w:left="720" w:hanging="360"/>
      </w:pPr>
      <w:rPr>
        <w:rFonts w:ascii="Symbol" w:hAnsi="Symbol" w:hint="default"/>
      </w:rPr>
    </w:lvl>
    <w:lvl w:ilvl="1" w:tplc="F36E4304">
      <w:start w:val="1"/>
      <w:numFmt w:val="bullet"/>
      <w:lvlText w:val="o"/>
      <w:lvlJc w:val="left"/>
      <w:pPr>
        <w:ind w:left="1440" w:hanging="360"/>
      </w:pPr>
      <w:rPr>
        <w:rFonts w:ascii="Courier New" w:hAnsi="Courier New" w:hint="default"/>
      </w:rPr>
    </w:lvl>
    <w:lvl w:ilvl="2" w:tplc="82BE15A4">
      <w:start w:val="1"/>
      <w:numFmt w:val="bullet"/>
      <w:lvlText w:val=""/>
      <w:lvlJc w:val="left"/>
      <w:pPr>
        <w:ind w:left="2160" w:hanging="360"/>
      </w:pPr>
      <w:rPr>
        <w:rFonts w:ascii="Wingdings" w:hAnsi="Wingdings" w:hint="default"/>
      </w:rPr>
    </w:lvl>
    <w:lvl w:ilvl="3" w:tplc="AD2AA8AC">
      <w:start w:val="1"/>
      <w:numFmt w:val="bullet"/>
      <w:lvlText w:val=""/>
      <w:lvlJc w:val="left"/>
      <w:pPr>
        <w:ind w:left="2880" w:hanging="360"/>
      </w:pPr>
      <w:rPr>
        <w:rFonts w:ascii="Symbol" w:hAnsi="Symbol" w:hint="default"/>
      </w:rPr>
    </w:lvl>
    <w:lvl w:ilvl="4" w:tplc="6E869EF4">
      <w:start w:val="1"/>
      <w:numFmt w:val="bullet"/>
      <w:lvlText w:val="o"/>
      <w:lvlJc w:val="left"/>
      <w:pPr>
        <w:ind w:left="3600" w:hanging="360"/>
      </w:pPr>
      <w:rPr>
        <w:rFonts w:ascii="Courier New" w:hAnsi="Courier New" w:hint="default"/>
      </w:rPr>
    </w:lvl>
    <w:lvl w:ilvl="5" w:tplc="9FA6268A">
      <w:start w:val="1"/>
      <w:numFmt w:val="bullet"/>
      <w:lvlText w:val=""/>
      <w:lvlJc w:val="left"/>
      <w:pPr>
        <w:ind w:left="4320" w:hanging="360"/>
      </w:pPr>
      <w:rPr>
        <w:rFonts w:ascii="Wingdings" w:hAnsi="Wingdings" w:hint="default"/>
      </w:rPr>
    </w:lvl>
    <w:lvl w:ilvl="6" w:tplc="C0B20EFE">
      <w:start w:val="1"/>
      <w:numFmt w:val="bullet"/>
      <w:lvlText w:val=""/>
      <w:lvlJc w:val="left"/>
      <w:pPr>
        <w:ind w:left="5040" w:hanging="360"/>
      </w:pPr>
      <w:rPr>
        <w:rFonts w:ascii="Symbol" w:hAnsi="Symbol" w:hint="default"/>
      </w:rPr>
    </w:lvl>
    <w:lvl w:ilvl="7" w:tplc="780E52BE">
      <w:start w:val="1"/>
      <w:numFmt w:val="bullet"/>
      <w:lvlText w:val="o"/>
      <w:lvlJc w:val="left"/>
      <w:pPr>
        <w:ind w:left="5760" w:hanging="360"/>
      </w:pPr>
      <w:rPr>
        <w:rFonts w:ascii="Courier New" w:hAnsi="Courier New" w:hint="default"/>
      </w:rPr>
    </w:lvl>
    <w:lvl w:ilvl="8" w:tplc="B20AA712">
      <w:start w:val="1"/>
      <w:numFmt w:val="bullet"/>
      <w:lvlText w:val=""/>
      <w:lvlJc w:val="left"/>
      <w:pPr>
        <w:ind w:left="6480" w:hanging="360"/>
      </w:pPr>
      <w:rPr>
        <w:rFonts w:ascii="Wingdings" w:hAnsi="Wingdings" w:hint="default"/>
      </w:rPr>
    </w:lvl>
  </w:abstractNum>
  <w:abstractNum w:abstractNumId="1" w15:restartNumberingAfterBreak="0">
    <w:nsid w:val="12E172E3"/>
    <w:multiLevelType w:val="hybridMultilevel"/>
    <w:tmpl w:val="7862CA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C81163"/>
    <w:multiLevelType w:val="hybridMultilevel"/>
    <w:tmpl w:val="9F54F6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E61DB1"/>
    <w:multiLevelType w:val="hybridMultilevel"/>
    <w:tmpl w:val="313294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24B6C"/>
    <w:multiLevelType w:val="multilevel"/>
    <w:tmpl w:val="97226D9A"/>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5" w15:restartNumberingAfterBreak="0">
    <w:nsid w:val="37341233"/>
    <w:multiLevelType w:val="hybridMultilevel"/>
    <w:tmpl w:val="47363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1F0956"/>
    <w:multiLevelType w:val="hybridMultilevel"/>
    <w:tmpl w:val="C7023A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7D166B1"/>
    <w:multiLevelType w:val="hybridMultilevel"/>
    <w:tmpl w:val="CF964E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3D674D"/>
    <w:multiLevelType w:val="hybridMultilevel"/>
    <w:tmpl w:val="9A84338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98F79B3"/>
    <w:multiLevelType w:val="hybridMultilevel"/>
    <w:tmpl w:val="7E249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F64312"/>
    <w:multiLevelType w:val="hybridMultilevel"/>
    <w:tmpl w:val="C72A1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9D1C1E"/>
    <w:multiLevelType w:val="hybridMultilevel"/>
    <w:tmpl w:val="BBA8B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3521A5"/>
    <w:multiLevelType w:val="multilevel"/>
    <w:tmpl w:val="C838A99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F9B5BB0"/>
    <w:multiLevelType w:val="hybridMultilevel"/>
    <w:tmpl w:val="FA30B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77856275">
    <w:abstractNumId w:val="4"/>
  </w:num>
  <w:num w:numId="2" w16cid:durableId="1205404473">
    <w:abstractNumId w:val="11"/>
  </w:num>
  <w:num w:numId="3" w16cid:durableId="707343486">
    <w:abstractNumId w:val="6"/>
  </w:num>
  <w:num w:numId="4" w16cid:durableId="674646879">
    <w:abstractNumId w:val="3"/>
  </w:num>
  <w:num w:numId="5" w16cid:durableId="571622625">
    <w:abstractNumId w:val="2"/>
  </w:num>
  <w:num w:numId="6" w16cid:durableId="2081635004">
    <w:abstractNumId w:val="0"/>
  </w:num>
  <w:num w:numId="7" w16cid:durableId="713040720">
    <w:abstractNumId w:val="10"/>
  </w:num>
  <w:num w:numId="8" w16cid:durableId="1882471430">
    <w:abstractNumId w:val="13"/>
  </w:num>
  <w:num w:numId="9" w16cid:durableId="56513126">
    <w:abstractNumId w:val="7"/>
  </w:num>
  <w:num w:numId="10" w16cid:durableId="1613508916">
    <w:abstractNumId w:val="9"/>
  </w:num>
  <w:num w:numId="11" w16cid:durableId="1368527914">
    <w:abstractNumId w:val="5"/>
  </w:num>
  <w:num w:numId="12" w16cid:durableId="511989125">
    <w:abstractNumId w:val="1"/>
  </w:num>
  <w:num w:numId="13" w16cid:durableId="1406605023">
    <w:abstractNumId w:val="12"/>
  </w:num>
  <w:num w:numId="14" w16cid:durableId="59756473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B46"/>
    <w:rsid w:val="000002D2"/>
    <w:rsid w:val="00001419"/>
    <w:rsid w:val="000041CA"/>
    <w:rsid w:val="00004333"/>
    <w:rsid w:val="000047CF"/>
    <w:rsid w:val="00005A48"/>
    <w:rsid w:val="00010209"/>
    <w:rsid w:val="000116EE"/>
    <w:rsid w:val="00014A3E"/>
    <w:rsid w:val="000171BF"/>
    <w:rsid w:val="000179DC"/>
    <w:rsid w:val="00017EE5"/>
    <w:rsid w:val="00020B8C"/>
    <w:rsid w:val="00021C6B"/>
    <w:rsid w:val="00022251"/>
    <w:rsid w:val="00023468"/>
    <w:rsid w:val="000236C6"/>
    <w:rsid w:val="00023D4F"/>
    <w:rsid w:val="000260BA"/>
    <w:rsid w:val="00027EF4"/>
    <w:rsid w:val="000305D3"/>
    <w:rsid w:val="000305FB"/>
    <w:rsid w:val="0003287B"/>
    <w:rsid w:val="000329FA"/>
    <w:rsid w:val="00032BAF"/>
    <w:rsid w:val="00033BF6"/>
    <w:rsid w:val="000344AC"/>
    <w:rsid w:val="00034523"/>
    <w:rsid w:val="00034D45"/>
    <w:rsid w:val="000368C1"/>
    <w:rsid w:val="00036956"/>
    <w:rsid w:val="000373E8"/>
    <w:rsid w:val="00040149"/>
    <w:rsid w:val="000402AC"/>
    <w:rsid w:val="0004100A"/>
    <w:rsid w:val="0004174F"/>
    <w:rsid w:val="00043EDA"/>
    <w:rsid w:val="000464EB"/>
    <w:rsid w:val="00047CF8"/>
    <w:rsid w:val="00052552"/>
    <w:rsid w:val="00053206"/>
    <w:rsid w:val="0005587D"/>
    <w:rsid w:val="00055AF9"/>
    <w:rsid w:val="00060170"/>
    <w:rsid w:val="00061BB1"/>
    <w:rsid w:val="00061D8C"/>
    <w:rsid w:val="00062230"/>
    <w:rsid w:val="00062335"/>
    <w:rsid w:val="00063D0B"/>
    <w:rsid w:val="00063E12"/>
    <w:rsid w:val="000640A1"/>
    <w:rsid w:val="00072804"/>
    <w:rsid w:val="0007544D"/>
    <w:rsid w:val="00077628"/>
    <w:rsid w:val="00080490"/>
    <w:rsid w:val="00081AD0"/>
    <w:rsid w:val="0008513C"/>
    <w:rsid w:val="000901C9"/>
    <w:rsid w:val="00091BB8"/>
    <w:rsid w:val="0009213F"/>
    <w:rsid w:val="00092619"/>
    <w:rsid w:val="000934EC"/>
    <w:rsid w:val="000938C9"/>
    <w:rsid w:val="00093E21"/>
    <w:rsid w:val="0009698E"/>
    <w:rsid w:val="00097220"/>
    <w:rsid w:val="000A365D"/>
    <w:rsid w:val="000A5FA4"/>
    <w:rsid w:val="000B7CC0"/>
    <w:rsid w:val="000C09C9"/>
    <w:rsid w:val="000C138F"/>
    <w:rsid w:val="000C1687"/>
    <w:rsid w:val="000C1B85"/>
    <w:rsid w:val="000C2144"/>
    <w:rsid w:val="000C280A"/>
    <w:rsid w:val="000C55CE"/>
    <w:rsid w:val="000C6286"/>
    <w:rsid w:val="000C6478"/>
    <w:rsid w:val="000D062C"/>
    <w:rsid w:val="000D06CA"/>
    <w:rsid w:val="000D1535"/>
    <w:rsid w:val="000D159E"/>
    <w:rsid w:val="000D216A"/>
    <w:rsid w:val="000D281D"/>
    <w:rsid w:val="000D2B37"/>
    <w:rsid w:val="000D3E75"/>
    <w:rsid w:val="000D621D"/>
    <w:rsid w:val="000D701A"/>
    <w:rsid w:val="000D75A1"/>
    <w:rsid w:val="000E0132"/>
    <w:rsid w:val="000E0C03"/>
    <w:rsid w:val="000E0FF5"/>
    <w:rsid w:val="000E1B79"/>
    <w:rsid w:val="000E1CEE"/>
    <w:rsid w:val="000E56D8"/>
    <w:rsid w:val="000E63A4"/>
    <w:rsid w:val="000F02DA"/>
    <w:rsid w:val="000F05EF"/>
    <w:rsid w:val="000F082F"/>
    <w:rsid w:val="000F2020"/>
    <w:rsid w:val="000F22DC"/>
    <w:rsid w:val="000F2D16"/>
    <w:rsid w:val="000F7967"/>
    <w:rsid w:val="0010015B"/>
    <w:rsid w:val="00100835"/>
    <w:rsid w:val="00101938"/>
    <w:rsid w:val="00105CE2"/>
    <w:rsid w:val="00110516"/>
    <w:rsid w:val="00112344"/>
    <w:rsid w:val="001124D4"/>
    <w:rsid w:val="00112B22"/>
    <w:rsid w:val="00112E02"/>
    <w:rsid w:val="00113361"/>
    <w:rsid w:val="001150B9"/>
    <w:rsid w:val="00115C37"/>
    <w:rsid w:val="001202E5"/>
    <w:rsid w:val="001203AA"/>
    <w:rsid w:val="0012131E"/>
    <w:rsid w:val="00123004"/>
    <w:rsid w:val="0012658D"/>
    <w:rsid w:val="001270BC"/>
    <w:rsid w:val="001324BB"/>
    <w:rsid w:val="001332E5"/>
    <w:rsid w:val="001337F9"/>
    <w:rsid w:val="001352B4"/>
    <w:rsid w:val="001354EA"/>
    <w:rsid w:val="001421AA"/>
    <w:rsid w:val="00145B96"/>
    <w:rsid w:val="00145F36"/>
    <w:rsid w:val="00146DDD"/>
    <w:rsid w:val="0014713B"/>
    <w:rsid w:val="001520C1"/>
    <w:rsid w:val="0015263A"/>
    <w:rsid w:val="00152CFC"/>
    <w:rsid w:val="001536CB"/>
    <w:rsid w:val="00157544"/>
    <w:rsid w:val="00157C50"/>
    <w:rsid w:val="00160280"/>
    <w:rsid w:val="00160C8F"/>
    <w:rsid w:val="001632BB"/>
    <w:rsid w:val="00165B1A"/>
    <w:rsid w:val="001669AB"/>
    <w:rsid w:val="001676C5"/>
    <w:rsid w:val="00170338"/>
    <w:rsid w:val="00171D2D"/>
    <w:rsid w:val="00172785"/>
    <w:rsid w:val="00172B0F"/>
    <w:rsid w:val="001731E0"/>
    <w:rsid w:val="001743BA"/>
    <w:rsid w:val="00175A00"/>
    <w:rsid w:val="0017616F"/>
    <w:rsid w:val="0017732E"/>
    <w:rsid w:val="00180B5A"/>
    <w:rsid w:val="00183A6D"/>
    <w:rsid w:val="0018590A"/>
    <w:rsid w:val="001910D9"/>
    <w:rsid w:val="001922ED"/>
    <w:rsid w:val="00194F0C"/>
    <w:rsid w:val="0019698B"/>
    <w:rsid w:val="0019713D"/>
    <w:rsid w:val="00197FA1"/>
    <w:rsid w:val="001A0097"/>
    <w:rsid w:val="001A09C4"/>
    <w:rsid w:val="001A3803"/>
    <w:rsid w:val="001A3B42"/>
    <w:rsid w:val="001A448D"/>
    <w:rsid w:val="001A6348"/>
    <w:rsid w:val="001A697B"/>
    <w:rsid w:val="001B29D5"/>
    <w:rsid w:val="001B5C9E"/>
    <w:rsid w:val="001B5D2D"/>
    <w:rsid w:val="001B6A42"/>
    <w:rsid w:val="001B6BD0"/>
    <w:rsid w:val="001B750D"/>
    <w:rsid w:val="001B7E50"/>
    <w:rsid w:val="001C1E4E"/>
    <w:rsid w:val="001C2FEA"/>
    <w:rsid w:val="001C42D0"/>
    <w:rsid w:val="001C660B"/>
    <w:rsid w:val="001C6AD5"/>
    <w:rsid w:val="001C6E1E"/>
    <w:rsid w:val="001C73D9"/>
    <w:rsid w:val="001C7AB3"/>
    <w:rsid w:val="001D1E83"/>
    <w:rsid w:val="001D23E5"/>
    <w:rsid w:val="001D2FE2"/>
    <w:rsid w:val="001D3D80"/>
    <w:rsid w:val="001D439C"/>
    <w:rsid w:val="001D4A29"/>
    <w:rsid w:val="001D4ECD"/>
    <w:rsid w:val="001D50F9"/>
    <w:rsid w:val="001D6A2F"/>
    <w:rsid w:val="001E0BC8"/>
    <w:rsid w:val="001E1765"/>
    <w:rsid w:val="001E1B0E"/>
    <w:rsid w:val="001E2DA4"/>
    <w:rsid w:val="001E3FB4"/>
    <w:rsid w:val="001E600C"/>
    <w:rsid w:val="001E6021"/>
    <w:rsid w:val="001E604F"/>
    <w:rsid w:val="001E671A"/>
    <w:rsid w:val="001F0BFF"/>
    <w:rsid w:val="001F41A4"/>
    <w:rsid w:val="001F5EFE"/>
    <w:rsid w:val="001F765E"/>
    <w:rsid w:val="001F7E90"/>
    <w:rsid w:val="00200362"/>
    <w:rsid w:val="002006D9"/>
    <w:rsid w:val="00200DD9"/>
    <w:rsid w:val="00201798"/>
    <w:rsid w:val="00201C00"/>
    <w:rsid w:val="00202651"/>
    <w:rsid w:val="0020552E"/>
    <w:rsid w:val="0020699D"/>
    <w:rsid w:val="00207F4C"/>
    <w:rsid w:val="00210EB0"/>
    <w:rsid w:val="00212A93"/>
    <w:rsid w:val="0021376D"/>
    <w:rsid w:val="002144EC"/>
    <w:rsid w:val="002147B0"/>
    <w:rsid w:val="00215B53"/>
    <w:rsid w:val="00220CA1"/>
    <w:rsid w:val="00224059"/>
    <w:rsid w:val="00226300"/>
    <w:rsid w:val="00227CCD"/>
    <w:rsid w:val="00227CF2"/>
    <w:rsid w:val="00227EB2"/>
    <w:rsid w:val="0023114B"/>
    <w:rsid w:val="00231DB1"/>
    <w:rsid w:val="00235C40"/>
    <w:rsid w:val="002365F7"/>
    <w:rsid w:val="00236686"/>
    <w:rsid w:val="0024068C"/>
    <w:rsid w:val="00241CE1"/>
    <w:rsid w:val="00243E0B"/>
    <w:rsid w:val="00244B21"/>
    <w:rsid w:val="00250DF8"/>
    <w:rsid w:val="00251A53"/>
    <w:rsid w:val="0025420F"/>
    <w:rsid w:val="002552B6"/>
    <w:rsid w:val="00255AC3"/>
    <w:rsid w:val="00255BFB"/>
    <w:rsid w:val="0026451C"/>
    <w:rsid w:val="002668E2"/>
    <w:rsid w:val="00267529"/>
    <w:rsid w:val="00271653"/>
    <w:rsid w:val="00271ABD"/>
    <w:rsid w:val="00273569"/>
    <w:rsid w:val="002751D7"/>
    <w:rsid w:val="00275743"/>
    <w:rsid w:val="00275D60"/>
    <w:rsid w:val="00277192"/>
    <w:rsid w:val="00277EAB"/>
    <w:rsid w:val="00280AB2"/>
    <w:rsid w:val="0028313F"/>
    <w:rsid w:val="00285FFE"/>
    <w:rsid w:val="00286791"/>
    <w:rsid w:val="002901BC"/>
    <w:rsid w:val="002922D2"/>
    <w:rsid w:val="00292D5C"/>
    <w:rsid w:val="00293F80"/>
    <w:rsid w:val="00295B59"/>
    <w:rsid w:val="002A07CC"/>
    <w:rsid w:val="002A18C8"/>
    <w:rsid w:val="002A47D2"/>
    <w:rsid w:val="002A539A"/>
    <w:rsid w:val="002A6809"/>
    <w:rsid w:val="002B4D41"/>
    <w:rsid w:val="002B756E"/>
    <w:rsid w:val="002C04E8"/>
    <w:rsid w:val="002C2A4D"/>
    <w:rsid w:val="002C3DE9"/>
    <w:rsid w:val="002C4AD8"/>
    <w:rsid w:val="002C4B7B"/>
    <w:rsid w:val="002C5C93"/>
    <w:rsid w:val="002C714B"/>
    <w:rsid w:val="002D06B9"/>
    <w:rsid w:val="002D0967"/>
    <w:rsid w:val="002D588B"/>
    <w:rsid w:val="002D63E6"/>
    <w:rsid w:val="002D64DA"/>
    <w:rsid w:val="002D692C"/>
    <w:rsid w:val="002E03E4"/>
    <w:rsid w:val="002E0DAC"/>
    <w:rsid w:val="002E150D"/>
    <w:rsid w:val="002E15B5"/>
    <w:rsid w:val="002E1A54"/>
    <w:rsid w:val="002E3136"/>
    <w:rsid w:val="002E521D"/>
    <w:rsid w:val="002E6FEF"/>
    <w:rsid w:val="002F024C"/>
    <w:rsid w:val="002F15F8"/>
    <w:rsid w:val="002F22F7"/>
    <w:rsid w:val="002F2A96"/>
    <w:rsid w:val="002F46AB"/>
    <w:rsid w:val="002F4C14"/>
    <w:rsid w:val="002F68A5"/>
    <w:rsid w:val="00301305"/>
    <w:rsid w:val="003014A0"/>
    <w:rsid w:val="0030258A"/>
    <w:rsid w:val="0030263F"/>
    <w:rsid w:val="0030351A"/>
    <w:rsid w:val="00303EC8"/>
    <w:rsid w:val="00307BFA"/>
    <w:rsid w:val="0031079F"/>
    <w:rsid w:val="00310A64"/>
    <w:rsid w:val="00312EA1"/>
    <w:rsid w:val="00313A27"/>
    <w:rsid w:val="0031527A"/>
    <w:rsid w:val="00315A04"/>
    <w:rsid w:val="00320090"/>
    <w:rsid w:val="00320898"/>
    <w:rsid w:val="00320D81"/>
    <w:rsid w:val="0032203C"/>
    <w:rsid w:val="00324C7F"/>
    <w:rsid w:val="00326D37"/>
    <w:rsid w:val="00326F34"/>
    <w:rsid w:val="00331ED1"/>
    <w:rsid w:val="00332334"/>
    <w:rsid w:val="003371D2"/>
    <w:rsid w:val="00337562"/>
    <w:rsid w:val="00340E26"/>
    <w:rsid w:val="0034776B"/>
    <w:rsid w:val="003528A4"/>
    <w:rsid w:val="003545E2"/>
    <w:rsid w:val="0035516E"/>
    <w:rsid w:val="00357956"/>
    <w:rsid w:val="00357960"/>
    <w:rsid w:val="00357B6C"/>
    <w:rsid w:val="003616AD"/>
    <w:rsid w:val="00361D5C"/>
    <w:rsid w:val="00361E3B"/>
    <w:rsid w:val="003629FA"/>
    <w:rsid w:val="0036361E"/>
    <w:rsid w:val="003665A8"/>
    <w:rsid w:val="00370493"/>
    <w:rsid w:val="00371764"/>
    <w:rsid w:val="00372DE8"/>
    <w:rsid w:val="0037373C"/>
    <w:rsid w:val="003773FC"/>
    <w:rsid w:val="00377D55"/>
    <w:rsid w:val="00381E32"/>
    <w:rsid w:val="00383BC4"/>
    <w:rsid w:val="00383F2B"/>
    <w:rsid w:val="00384E35"/>
    <w:rsid w:val="0038598C"/>
    <w:rsid w:val="0039090A"/>
    <w:rsid w:val="003918FD"/>
    <w:rsid w:val="0039263F"/>
    <w:rsid w:val="00392D3B"/>
    <w:rsid w:val="0039394F"/>
    <w:rsid w:val="00393A70"/>
    <w:rsid w:val="00394327"/>
    <w:rsid w:val="003958DA"/>
    <w:rsid w:val="00395DA3"/>
    <w:rsid w:val="00396092"/>
    <w:rsid w:val="003A1130"/>
    <w:rsid w:val="003A2DB8"/>
    <w:rsid w:val="003A2E48"/>
    <w:rsid w:val="003A2EB9"/>
    <w:rsid w:val="003A34A4"/>
    <w:rsid w:val="003A38E8"/>
    <w:rsid w:val="003A59C0"/>
    <w:rsid w:val="003A5A95"/>
    <w:rsid w:val="003A780F"/>
    <w:rsid w:val="003B51E7"/>
    <w:rsid w:val="003B6BC3"/>
    <w:rsid w:val="003C33EF"/>
    <w:rsid w:val="003C3D74"/>
    <w:rsid w:val="003C3FE8"/>
    <w:rsid w:val="003C4828"/>
    <w:rsid w:val="003C5457"/>
    <w:rsid w:val="003C6E88"/>
    <w:rsid w:val="003C6FD8"/>
    <w:rsid w:val="003D0863"/>
    <w:rsid w:val="003D220B"/>
    <w:rsid w:val="003D4184"/>
    <w:rsid w:val="003D6172"/>
    <w:rsid w:val="003E0013"/>
    <w:rsid w:val="003E45A9"/>
    <w:rsid w:val="003E78FE"/>
    <w:rsid w:val="003F0F8A"/>
    <w:rsid w:val="003F25B9"/>
    <w:rsid w:val="003F382B"/>
    <w:rsid w:val="003F3B37"/>
    <w:rsid w:val="003F55AC"/>
    <w:rsid w:val="003F5B36"/>
    <w:rsid w:val="003F5DA1"/>
    <w:rsid w:val="003F68A6"/>
    <w:rsid w:val="00400676"/>
    <w:rsid w:val="0040355D"/>
    <w:rsid w:val="00410255"/>
    <w:rsid w:val="0041025A"/>
    <w:rsid w:val="00410707"/>
    <w:rsid w:val="00410D25"/>
    <w:rsid w:val="004127C7"/>
    <w:rsid w:val="0041339A"/>
    <w:rsid w:val="004151AB"/>
    <w:rsid w:val="00416701"/>
    <w:rsid w:val="00416C1F"/>
    <w:rsid w:val="004201E9"/>
    <w:rsid w:val="004212EE"/>
    <w:rsid w:val="00421925"/>
    <w:rsid w:val="00422A66"/>
    <w:rsid w:val="0043074F"/>
    <w:rsid w:val="0043149F"/>
    <w:rsid w:val="004316D9"/>
    <w:rsid w:val="00431BA4"/>
    <w:rsid w:val="00433F7F"/>
    <w:rsid w:val="00434CBC"/>
    <w:rsid w:val="00436067"/>
    <w:rsid w:val="00436A13"/>
    <w:rsid w:val="00440B49"/>
    <w:rsid w:val="00444095"/>
    <w:rsid w:val="00445241"/>
    <w:rsid w:val="004502AE"/>
    <w:rsid w:val="004508F3"/>
    <w:rsid w:val="004524F3"/>
    <w:rsid w:val="004538B9"/>
    <w:rsid w:val="0045512C"/>
    <w:rsid w:val="0045577A"/>
    <w:rsid w:val="00456F9C"/>
    <w:rsid w:val="00457014"/>
    <w:rsid w:val="00461C2E"/>
    <w:rsid w:val="004621B8"/>
    <w:rsid w:val="004629CA"/>
    <w:rsid w:val="00465923"/>
    <w:rsid w:val="004659C9"/>
    <w:rsid w:val="00465A9B"/>
    <w:rsid w:val="004665D8"/>
    <w:rsid w:val="00466841"/>
    <w:rsid w:val="004669AF"/>
    <w:rsid w:val="00471417"/>
    <w:rsid w:val="004730FD"/>
    <w:rsid w:val="00473C55"/>
    <w:rsid w:val="00474413"/>
    <w:rsid w:val="00475982"/>
    <w:rsid w:val="004813E6"/>
    <w:rsid w:val="00482234"/>
    <w:rsid w:val="004827F6"/>
    <w:rsid w:val="004829A1"/>
    <w:rsid w:val="00483858"/>
    <w:rsid w:val="00483B93"/>
    <w:rsid w:val="00484C38"/>
    <w:rsid w:val="00487C14"/>
    <w:rsid w:val="00491150"/>
    <w:rsid w:val="00491E26"/>
    <w:rsid w:val="00493E42"/>
    <w:rsid w:val="00494D86"/>
    <w:rsid w:val="00496384"/>
    <w:rsid w:val="004A0737"/>
    <w:rsid w:val="004A131A"/>
    <w:rsid w:val="004A28C6"/>
    <w:rsid w:val="004A4976"/>
    <w:rsid w:val="004A5C62"/>
    <w:rsid w:val="004B3984"/>
    <w:rsid w:val="004B51F5"/>
    <w:rsid w:val="004B5381"/>
    <w:rsid w:val="004B732D"/>
    <w:rsid w:val="004C1742"/>
    <w:rsid w:val="004C2BA7"/>
    <w:rsid w:val="004C3058"/>
    <w:rsid w:val="004C6CA6"/>
    <w:rsid w:val="004C6D5B"/>
    <w:rsid w:val="004C6E42"/>
    <w:rsid w:val="004C75A3"/>
    <w:rsid w:val="004D1990"/>
    <w:rsid w:val="004D3A5C"/>
    <w:rsid w:val="004D5772"/>
    <w:rsid w:val="004D61CE"/>
    <w:rsid w:val="004E05A6"/>
    <w:rsid w:val="004E0C8D"/>
    <w:rsid w:val="004E1B21"/>
    <w:rsid w:val="004E2454"/>
    <w:rsid w:val="004E283C"/>
    <w:rsid w:val="004E2EE1"/>
    <w:rsid w:val="004E300B"/>
    <w:rsid w:val="004E43B7"/>
    <w:rsid w:val="004E44F9"/>
    <w:rsid w:val="004E484F"/>
    <w:rsid w:val="004E5B81"/>
    <w:rsid w:val="004E5F35"/>
    <w:rsid w:val="004E61C6"/>
    <w:rsid w:val="004F02E0"/>
    <w:rsid w:val="004F199A"/>
    <w:rsid w:val="004F454F"/>
    <w:rsid w:val="004F5AD5"/>
    <w:rsid w:val="004F5D70"/>
    <w:rsid w:val="004F6655"/>
    <w:rsid w:val="004F7D99"/>
    <w:rsid w:val="00501037"/>
    <w:rsid w:val="005015D4"/>
    <w:rsid w:val="00502D8E"/>
    <w:rsid w:val="00504C68"/>
    <w:rsid w:val="005062CC"/>
    <w:rsid w:val="00506E78"/>
    <w:rsid w:val="00512F62"/>
    <w:rsid w:val="00513877"/>
    <w:rsid w:val="00515435"/>
    <w:rsid w:val="00515794"/>
    <w:rsid w:val="005167F9"/>
    <w:rsid w:val="0052110E"/>
    <w:rsid w:val="00522426"/>
    <w:rsid w:val="005257E6"/>
    <w:rsid w:val="00525E77"/>
    <w:rsid w:val="00532737"/>
    <w:rsid w:val="00533271"/>
    <w:rsid w:val="005356E1"/>
    <w:rsid w:val="00535865"/>
    <w:rsid w:val="00536C64"/>
    <w:rsid w:val="005374A5"/>
    <w:rsid w:val="005404D1"/>
    <w:rsid w:val="00540E78"/>
    <w:rsid w:val="00541185"/>
    <w:rsid w:val="005415D8"/>
    <w:rsid w:val="005422D3"/>
    <w:rsid w:val="00542EF5"/>
    <w:rsid w:val="00543E7D"/>
    <w:rsid w:val="00547FD0"/>
    <w:rsid w:val="00551EBB"/>
    <w:rsid w:val="005531C8"/>
    <w:rsid w:val="005532B5"/>
    <w:rsid w:val="0055627D"/>
    <w:rsid w:val="00562F99"/>
    <w:rsid w:val="00565839"/>
    <w:rsid w:val="00567FBD"/>
    <w:rsid w:val="00570613"/>
    <w:rsid w:val="00570BA5"/>
    <w:rsid w:val="0057126A"/>
    <w:rsid w:val="0057564F"/>
    <w:rsid w:val="00575EEA"/>
    <w:rsid w:val="00577A45"/>
    <w:rsid w:val="00577CE5"/>
    <w:rsid w:val="00580603"/>
    <w:rsid w:val="005814F4"/>
    <w:rsid w:val="00581918"/>
    <w:rsid w:val="00582331"/>
    <w:rsid w:val="00587AA6"/>
    <w:rsid w:val="00590C4B"/>
    <w:rsid w:val="00591036"/>
    <w:rsid w:val="00591311"/>
    <w:rsid w:val="00591A5A"/>
    <w:rsid w:val="00591AD9"/>
    <w:rsid w:val="00592F9B"/>
    <w:rsid w:val="00594225"/>
    <w:rsid w:val="00595639"/>
    <w:rsid w:val="00595B86"/>
    <w:rsid w:val="005970B7"/>
    <w:rsid w:val="005A1549"/>
    <w:rsid w:val="005A1F5C"/>
    <w:rsid w:val="005A30FE"/>
    <w:rsid w:val="005A3378"/>
    <w:rsid w:val="005A3F97"/>
    <w:rsid w:val="005A5BAF"/>
    <w:rsid w:val="005A64A4"/>
    <w:rsid w:val="005B1997"/>
    <w:rsid w:val="005B2705"/>
    <w:rsid w:val="005B3334"/>
    <w:rsid w:val="005B362F"/>
    <w:rsid w:val="005B4385"/>
    <w:rsid w:val="005B4A67"/>
    <w:rsid w:val="005B4D01"/>
    <w:rsid w:val="005B4D30"/>
    <w:rsid w:val="005B760A"/>
    <w:rsid w:val="005C0050"/>
    <w:rsid w:val="005C0DB4"/>
    <w:rsid w:val="005C1161"/>
    <w:rsid w:val="005C2D50"/>
    <w:rsid w:val="005C4DA3"/>
    <w:rsid w:val="005C75F3"/>
    <w:rsid w:val="005D1B93"/>
    <w:rsid w:val="005D28EA"/>
    <w:rsid w:val="005D5773"/>
    <w:rsid w:val="005D5FDF"/>
    <w:rsid w:val="005D706E"/>
    <w:rsid w:val="005D7712"/>
    <w:rsid w:val="005E0EAD"/>
    <w:rsid w:val="005E1274"/>
    <w:rsid w:val="005E2588"/>
    <w:rsid w:val="005E3550"/>
    <w:rsid w:val="005E540D"/>
    <w:rsid w:val="005E6329"/>
    <w:rsid w:val="005E72C5"/>
    <w:rsid w:val="005F0556"/>
    <w:rsid w:val="005F509F"/>
    <w:rsid w:val="005F5B14"/>
    <w:rsid w:val="005F5C0F"/>
    <w:rsid w:val="005F7DA2"/>
    <w:rsid w:val="005F7E81"/>
    <w:rsid w:val="006004B4"/>
    <w:rsid w:val="0060088C"/>
    <w:rsid w:val="006014F5"/>
    <w:rsid w:val="00602460"/>
    <w:rsid w:val="00602500"/>
    <w:rsid w:val="00605AA4"/>
    <w:rsid w:val="006072DA"/>
    <w:rsid w:val="00607F43"/>
    <w:rsid w:val="0061202C"/>
    <w:rsid w:val="0061279D"/>
    <w:rsid w:val="00616CB2"/>
    <w:rsid w:val="00620CE2"/>
    <w:rsid w:val="00620E43"/>
    <w:rsid w:val="006218EF"/>
    <w:rsid w:val="006266D1"/>
    <w:rsid w:val="00627120"/>
    <w:rsid w:val="00627FF3"/>
    <w:rsid w:val="00632531"/>
    <w:rsid w:val="00634AC9"/>
    <w:rsid w:val="006350DE"/>
    <w:rsid w:val="00635E12"/>
    <w:rsid w:val="00636C26"/>
    <w:rsid w:val="006377DE"/>
    <w:rsid w:val="00637FD2"/>
    <w:rsid w:val="0064107D"/>
    <w:rsid w:val="00641164"/>
    <w:rsid w:val="0064179E"/>
    <w:rsid w:val="00641CC4"/>
    <w:rsid w:val="0064507F"/>
    <w:rsid w:val="006453D3"/>
    <w:rsid w:val="006455E1"/>
    <w:rsid w:val="00647CB3"/>
    <w:rsid w:val="006506F5"/>
    <w:rsid w:val="00652C0A"/>
    <w:rsid w:val="00653C67"/>
    <w:rsid w:val="00654629"/>
    <w:rsid w:val="006550B9"/>
    <w:rsid w:val="006554E8"/>
    <w:rsid w:val="0065641C"/>
    <w:rsid w:val="00660C60"/>
    <w:rsid w:val="00662490"/>
    <w:rsid w:val="00663862"/>
    <w:rsid w:val="00666429"/>
    <w:rsid w:val="0066726D"/>
    <w:rsid w:val="006673B5"/>
    <w:rsid w:val="006677BE"/>
    <w:rsid w:val="00667DB6"/>
    <w:rsid w:val="00670968"/>
    <w:rsid w:val="0067199B"/>
    <w:rsid w:val="00671F20"/>
    <w:rsid w:val="00673319"/>
    <w:rsid w:val="0067378C"/>
    <w:rsid w:val="00675E0E"/>
    <w:rsid w:val="006803F7"/>
    <w:rsid w:val="00680BD1"/>
    <w:rsid w:val="0068146E"/>
    <w:rsid w:val="00685F78"/>
    <w:rsid w:val="006878F2"/>
    <w:rsid w:val="0069188C"/>
    <w:rsid w:val="00692E72"/>
    <w:rsid w:val="006950E8"/>
    <w:rsid w:val="00696169"/>
    <w:rsid w:val="006A4877"/>
    <w:rsid w:val="006A4DE8"/>
    <w:rsid w:val="006A56EE"/>
    <w:rsid w:val="006A5B27"/>
    <w:rsid w:val="006A5D6F"/>
    <w:rsid w:val="006A5D84"/>
    <w:rsid w:val="006A5D89"/>
    <w:rsid w:val="006A6A71"/>
    <w:rsid w:val="006A73E5"/>
    <w:rsid w:val="006B16DA"/>
    <w:rsid w:val="006B7931"/>
    <w:rsid w:val="006B7D0C"/>
    <w:rsid w:val="006B7F50"/>
    <w:rsid w:val="006C062F"/>
    <w:rsid w:val="006C1505"/>
    <w:rsid w:val="006C2069"/>
    <w:rsid w:val="006C2B0B"/>
    <w:rsid w:val="006C2E49"/>
    <w:rsid w:val="006C3450"/>
    <w:rsid w:val="006C59B5"/>
    <w:rsid w:val="006D6179"/>
    <w:rsid w:val="006D61F4"/>
    <w:rsid w:val="006D6A11"/>
    <w:rsid w:val="006E0115"/>
    <w:rsid w:val="006E1D38"/>
    <w:rsid w:val="006E2467"/>
    <w:rsid w:val="006E3A9C"/>
    <w:rsid w:val="006E63BA"/>
    <w:rsid w:val="006F057E"/>
    <w:rsid w:val="006F12C2"/>
    <w:rsid w:val="006F281B"/>
    <w:rsid w:val="006F2AEC"/>
    <w:rsid w:val="006F4099"/>
    <w:rsid w:val="006F5C20"/>
    <w:rsid w:val="006F7ABA"/>
    <w:rsid w:val="006F7E88"/>
    <w:rsid w:val="00701DF8"/>
    <w:rsid w:val="007025B2"/>
    <w:rsid w:val="00704FA6"/>
    <w:rsid w:val="00705A48"/>
    <w:rsid w:val="0070642F"/>
    <w:rsid w:val="0070772F"/>
    <w:rsid w:val="007168DB"/>
    <w:rsid w:val="00720F10"/>
    <w:rsid w:val="007228C9"/>
    <w:rsid w:val="00724BD2"/>
    <w:rsid w:val="0072591A"/>
    <w:rsid w:val="007311BA"/>
    <w:rsid w:val="00731A0D"/>
    <w:rsid w:val="0073254A"/>
    <w:rsid w:val="00733D5C"/>
    <w:rsid w:val="00735600"/>
    <w:rsid w:val="007405C7"/>
    <w:rsid w:val="00740EF3"/>
    <w:rsid w:val="00741DDB"/>
    <w:rsid w:val="00741FE6"/>
    <w:rsid w:val="00742C26"/>
    <w:rsid w:val="00742C67"/>
    <w:rsid w:val="00743AED"/>
    <w:rsid w:val="00743F7B"/>
    <w:rsid w:val="0074571E"/>
    <w:rsid w:val="007457C5"/>
    <w:rsid w:val="00746E9F"/>
    <w:rsid w:val="00750164"/>
    <w:rsid w:val="00752522"/>
    <w:rsid w:val="007542C0"/>
    <w:rsid w:val="00755B4B"/>
    <w:rsid w:val="00755E93"/>
    <w:rsid w:val="007628E9"/>
    <w:rsid w:val="00762AB4"/>
    <w:rsid w:val="0076328C"/>
    <w:rsid w:val="00763BD9"/>
    <w:rsid w:val="00764A4D"/>
    <w:rsid w:val="007673A3"/>
    <w:rsid w:val="00767EE4"/>
    <w:rsid w:val="007702D0"/>
    <w:rsid w:val="00770529"/>
    <w:rsid w:val="00770F74"/>
    <w:rsid w:val="0077302C"/>
    <w:rsid w:val="00774478"/>
    <w:rsid w:val="00775A07"/>
    <w:rsid w:val="00776906"/>
    <w:rsid w:val="007823D2"/>
    <w:rsid w:val="00782A78"/>
    <w:rsid w:val="00785266"/>
    <w:rsid w:val="00787F3A"/>
    <w:rsid w:val="00790144"/>
    <w:rsid w:val="007911A4"/>
    <w:rsid w:val="007911E8"/>
    <w:rsid w:val="00791996"/>
    <w:rsid w:val="007922BF"/>
    <w:rsid w:val="00792BAE"/>
    <w:rsid w:val="00793D13"/>
    <w:rsid w:val="00794F2F"/>
    <w:rsid w:val="00797007"/>
    <w:rsid w:val="007A001B"/>
    <w:rsid w:val="007A0461"/>
    <w:rsid w:val="007A3C32"/>
    <w:rsid w:val="007A40EB"/>
    <w:rsid w:val="007B14BD"/>
    <w:rsid w:val="007B3122"/>
    <w:rsid w:val="007C0FC3"/>
    <w:rsid w:val="007C1EA3"/>
    <w:rsid w:val="007D10F7"/>
    <w:rsid w:val="007D2DB8"/>
    <w:rsid w:val="007D3936"/>
    <w:rsid w:val="007D63F0"/>
    <w:rsid w:val="007D6980"/>
    <w:rsid w:val="007D75D4"/>
    <w:rsid w:val="007E13A6"/>
    <w:rsid w:val="007E1491"/>
    <w:rsid w:val="007E3452"/>
    <w:rsid w:val="007E3D56"/>
    <w:rsid w:val="007E459A"/>
    <w:rsid w:val="007E4830"/>
    <w:rsid w:val="007E4FBD"/>
    <w:rsid w:val="007F0784"/>
    <w:rsid w:val="007F1274"/>
    <w:rsid w:val="007F2E8D"/>
    <w:rsid w:val="007F43BF"/>
    <w:rsid w:val="007F4AEC"/>
    <w:rsid w:val="007F4F3A"/>
    <w:rsid w:val="007F58C9"/>
    <w:rsid w:val="007F74F8"/>
    <w:rsid w:val="007F7665"/>
    <w:rsid w:val="0080178E"/>
    <w:rsid w:val="0080234F"/>
    <w:rsid w:val="00802BA1"/>
    <w:rsid w:val="00803B42"/>
    <w:rsid w:val="00803FD7"/>
    <w:rsid w:val="00806216"/>
    <w:rsid w:val="008063FA"/>
    <w:rsid w:val="00812903"/>
    <w:rsid w:val="008145DF"/>
    <w:rsid w:val="00815606"/>
    <w:rsid w:val="00815AE7"/>
    <w:rsid w:val="008169EB"/>
    <w:rsid w:val="00816A4A"/>
    <w:rsid w:val="00822BE4"/>
    <w:rsid w:val="00824098"/>
    <w:rsid w:val="00824B2C"/>
    <w:rsid w:val="008251DF"/>
    <w:rsid w:val="008257D0"/>
    <w:rsid w:val="0082794D"/>
    <w:rsid w:val="00827A8F"/>
    <w:rsid w:val="00832432"/>
    <w:rsid w:val="008334C2"/>
    <w:rsid w:val="00835CCA"/>
    <w:rsid w:val="00837918"/>
    <w:rsid w:val="00837D30"/>
    <w:rsid w:val="00840799"/>
    <w:rsid w:val="00841F3C"/>
    <w:rsid w:val="008436F5"/>
    <w:rsid w:val="00845C61"/>
    <w:rsid w:val="00845CE5"/>
    <w:rsid w:val="0084650F"/>
    <w:rsid w:val="00847A60"/>
    <w:rsid w:val="00851CC5"/>
    <w:rsid w:val="0085541A"/>
    <w:rsid w:val="00855C32"/>
    <w:rsid w:val="00856D1B"/>
    <w:rsid w:val="00856FAB"/>
    <w:rsid w:val="00860095"/>
    <w:rsid w:val="00860C6F"/>
    <w:rsid w:val="008613E2"/>
    <w:rsid w:val="00862D23"/>
    <w:rsid w:val="00865196"/>
    <w:rsid w:val="00865E7D"/>
    <w:rsid w:val="00866826"/>
    <w:rsid w:val="00870027"/>
    <w:rsid w:val="00870614"/>
    <w:rsid w:val="0087220F"/>
    <w:rsid w:val="008809EF"/>
    <w:rsid w:val="0088422F"/>
    <w:rsid w:val="00886149"/>
    <w:rsid w:val="008863EA"/>
    <w:rsid w:val="00886503"/>
    <w:rsid w:val="00886C76"/>
    <w:rsid w:val="008878A2"/>
    <w:rsid w:val="008914BC"/>
    <w:rsid w:val="00891BC8"/>
    <w:rsid w:val="00892EE2"/>
    <w:rsid w:val="00893B81"/>
    <w:rsid w:val="00893EE6"/>
    <w:rsid w:val="008951B6"/>
    <w:rsid w:val="00895FF4"/>
    <w:rsid w:val="00897423"/>
    <w:rsid w:val="008A1CE7"/>
    <w:rsid w:val="008A27FF"/>
    <w:rsid w:val="008A352C"/>
    <w:rsid w:val="008A5DF6"/>
    <w:rsid w:val="008A6347"/>
    <w:rsid w:val="008A64E8"/>
    <w:rsid w:val="008A6EE9"/>
    <w:rsid w:val="008A75C0"/>
    <w:rsid w:val="008B2034"/>
    <w:rsid w:val="008B28FF"/>
    <w:rsid w:val="008B29DB"/>
    <w:rsid w:val="008B4E3B"/>
    <w:rsid w:val="008B5C78"/>
    <w:rsid w:val="008B5F74"/>
    <w:rsid w:val="008B7A42"/>
    <w:rsid w:val="008C6037"/>
    <w:rsid w:val="008C7A10"/>
    <w:rsid w:val="008D0622"/>
    <w:rsid w:val="008D3366"/>
    <w:rsid w:val="008D7562"/>
    <w:rsid w:val="008E1543"/>
    <w:rsid w:val="008E1956"/>
    <w:rsid w:val="008E1DC1"/>
    <w:rsid w:val="008E2B04"/>
    <w:rsid w:val="008E7343"/>
    <w:rsid w:val="008E7A8C"/>
    <w:rsid w:val="008F28CE"/>
    <w:rsid w:val="008F6473"/>
    <w:rsid w:val="0090101D"/>
    <w:rsid w:val="00903AE5"/>
    <w:rsid w:val="009049E0"/>
    <w:rsid w:val="00907C59"/>
    <w:rsid w:val="00907EB5"/>
    <w:rsid w:val="00911192"/>
    <w:rsid w:val="009138AF"/>
    <w:rsid w:val="00917316"/>
    <w:rsid w:val="00917519"/>
    <w:rsid w:val="00917D6A"/>
    <w:rsid w:val="00917F6C"/>
    <w:rsid w:val="0092046B"/>
    <w:rsid w:val="00920948"/>
    <w:rsid w:val="00920BDE"/>
    <w:rsid w:val="009215DF"/>
    <w:rsid w:val="00921670"/>
    <w:rsid w:val="00921C06"/>
    <w:rsid w:val="00921FD5"/>
    <w:rsid w:val="00922A9C"/>
    <w:rsid w:val="00923708"/>
    <w:rsid w:val="009238CB"/>
    <w:rsid w:val="00923C78"/>
    <w:rsid w:val="00924229"/>
    <w:rsid w:val="009275D9"/>
    <w:rsid w:val="00927F63"/>
    <w:rsid w:val="00930F74"/>
    <w:rsid w:val="00931432"/>
    <w:rsid w:val="0093158F"/>
    <w:rsid w:val="009316D3"/>
    <w:rsid w:val="00931D2D"/>
    <w:rsid w:val="009335D6"/>
    <w:rsid w:val="0093628D"/>
    <w:rsid w:val="00936963"/>
    <w:rsid w:val="009416B9"/>
    <w:rsid w:val="009435B1"/>
    <w:rsid w:val="009440BA"/>
    <w:rsid w:val="0094644A"/>
    <w:rsid w:val="009469F6"/>
    <w:rsid w:val="00946B4F"/>
    <w:rsid w:val="0094749B"/>
    <w:rsid w:val="00947F4A"/>
    <w:rsid w:val="00952BDC"/>
    <w:rsid w:val="0095345B"/>
    <w:rsid w:val="00953ADB"/>
    <w:rsid w:val="009542BA"/>
    <w:rsid w:val="00954E5D"/>
    <w:rsid w:val="00955009"/>
    <w:rsid w:val="00955D7D"/>
    <w:rsid w:val="009569A2"/>
    <w:rsid w:val="009606DA"/>
    <w:rsid w:val="00961D1F"/>
    <w:rsid w:val="00962FFD"/>
    <w:rsid w:val="0096384B"/>
    <w:rsid w:val="00963FCC"/>
    <w:rsid w:val="009653B8"/>
    <w:rsid w:val="0097009C"/>
    <w:rsid w:val="009742B8"/>
    <w:rsid w:val="00974E5A"/>
    <w:rsid w:val="0097622B"/>
    <w:rsid w:val="00977D13"/>
    <w:rsid w:val="009809FD"/>
    <w:rsid w:val="00981620"/>
    <w:rsid w:val="009839B9"/>
    <w:rsid w:val="00984F9E"/>
    <w:rsid w:val="00985D4F"/>
    <w:rsid w:val="009879F3"/>
    <w:rsid w:val="00987E10"/>
    <w:rsid w:val="0099224D"/>
    <w:rsid w:val="0099271D"/>
    <w:rsid w:val="009951EF"/>
    <w:rsid w:val="00995C69"/>
    <w:rsid w:val="00996ED7"/>
    <w:rsid w:val="009A1B88"/>
    <w:rsid w:val="009A2D75"/>
    <w:rsid w:val="009A3D8D"/>
    <w:rsid w:val="009A671A"/>
    <w:rsid w:val="009A7DA8"/>
    <w:rsid w:val="009B2B48"/>
    <w:rsid w:val="009B50ED"/>
    <w:rsid w:val="009B5625"/>
    <w:rsid w:val="009B56A6"/>
    <w:rsid w:val="009B6572"/>
    <w:rsid w:val="009B6E0B"/>
    <w:rsid w:val="009D0DB1"/>
    <w:rsid w:val="009D14EA"/>
    <w:rsid w:val="009D1F1B"/>
    <w:rsid w:val="009D39A0"/>
    <w:rsid w:val="009D3B36"/>
    <w:rsid w:val="009D4CD4"/>
    <w:rsid w:val="009D54C9"/>
    <w:rsid w:val="009D5A5A"/>
    <w:rsid w:val="009D763B"/>
    <w:rsid w:val="009E0666"/>
    <w:rsid w:val="009E20B9"/>
    <w:rsid w:val="009E2523"/>
    <w:rsid w:val="009E2DDA"/>
    <w:rsid w:val="009E594C"/>
    <w:rsid w:val="009E5A20"/>
    <w:rsid w:val="009E61E6"/>
    <w:rsid w:val="009E6B59"/>
    <w:rsid w:val="009F022B"/>
    <w:rsid w:val="009F1605"/>
    <w:rsid w:val="009F1C19"/>
    <w:rsid w:val="009F2094"/>
    <w:rsid w:val="009F2AE7"/>
    <w:rsid w:val="009F2C5C"/>
    <w:rsid w:val="009F2EB3"/>
    <w:rsid w:val="009F3A8C"/>
    <w:rsid w:val="009F46ED"/>
    <w:rsid w:val="009F6618"/>
    <w:rsid w:val="00A01D38"/>
    <w:rsid w:val="00A01F22"/>
    <w:rsid w:val="00A05209"/>
    <w:rsid w:val="00A06C83"/>
    <w:rsid w:val="00A07D60"/>
    <w:rsid w:val="00A104BB"/>
    <w:rsid w:val="00A110DC"/>
    <w:rsid w:val="00A11329"/>
    <w:rsid w:val="00A11865"/>
    <w:rsid w:val="00A1246B"/>
    <w:rsid w:val="00A12EE3"/>
    <w:rsid w:val="00A1324E"/>
    <w:rsid w:val="00A17F2D"/>
    <w:rsid w:val="00A21B19"/>
    <w:rsid w:val="00A231DE"/>
    <w:rsid w:val="00A23F11"/>
    <w:rsid w:val="00A246CB"/>
    <w:rsid w:val="00A31724"/>
    <w:rsid w:val="00A3606D"/>
    <w:rsid w:val="00A364B5"/>
    <w:rsid w:val="00A368B4"/>
    <w:rsid w:val="00A37D0D"/>
    <w:rsid w:val="00A405AA"/>
    <w:rsid w:val="00A40926"/>
    <w:rsid w:val="00A40B60"/>
    <w:rsid w:val="00A4532E"/>
    <w:rsid w:val="00A45C3A"/>
    <w:rsid w:val="00A46193"/>
    <w:rsid w:val="00A4723A"/>
    <w:rsid w:val="00A47677"/>
    <w:rsid w:val="00A47713"/>
    <w:rsid w:val="00A47E97"/>
    <w:rsid w:val="00A50DF2"/>
    <w:rsid w:val="00A51836"/>
    <w:rsid w:val="00A51FEF"/>
    <w:rsid w:val="00A525BA"/>
    <w:rsid w:val="00A5298E"/>
    <w:rsid w:val="00A54323"/>
    <w:rsid w:val="00A561BD"/>
    <w:rsid w:val="00A5648A"/>
    <w:rsid w:val="00A60AE1"/>
    <w:rsid w:val="00A61867"/>
    <w:rsid w:val="00A62472"/>
    <w:rsid w:val="00A72E17"/>
    <w:rsid w:val="00A74167"/>
    <w:rsid w:val="00A747D5"/>
    <w:rsid w:val="00A7732A"/>
    <w:rsid w:val="00A80815"/>
    <w:rsid w:val="00A81DD5"/>
    <w:rsid w:val="00A82306"/>
    <w:rsid w:val="00A83086"/>
    <w:rsid w:val="00A836EF"/>
    <w:rsid w:val="00A838D0"/>
    <w:rsid w:val="00A86C06"/>
    <w:rsid w:val="00A91F42"/>
    <w:rsid w:val="00A92DD1"/>
    <w:rsid w:val="00A962EC"/>
    <w:rsid w:val="00AA0930"/>
    <w:rsid w:val="00AA0DFC"/>
    <w:rsid w:val="00AA1DAB"/>
    <w:rsid w:val="00AA1EC0"/>
    <w:rsid w:val="00AA278B"/>
    <w:rsid w:val="00AA4637"/>
    <w:rsid w:val="00AA5515"/>
    <w:rsid w:val="00AA6848"/>
    <w:rsid w:val="00AB00CE"/>
    <w:rsid w:val="00AB0BBB"/>
    <w:rsid w:val="00AB0D4D"/>
    <w:rsid w:val="00AB1150"/>
    <w:rsid w:val="00AB2FEC"/>
    <w:rsid w:val="00AB3ECA"/>
    <w:rsid w:val="00AB40CF"/>
    <w:rsid w:val="00AB4F96"/>
    <w:rsid w:val="00AB5397"/>
    <w:rsid w:val="00AB71D9"/>
    <w:rsid w:val="00AC0A2F"/>
    <w:rsid w:val="00AC3BF4"/>
    <w:rsid w:val="00AC531B"/>
    <w:rsid w:val="00AC5EF6"/>
    <w:rsid w:val="00AC6174"/>
    <w:rsid w:val="00AC7096"/>
    <w:rsid w:val="00AD179D"/>
    <w:rsid w:val="00AD3CB5"/>
    <w:rsid w:val="00AD4A35"/>
    <w:rsid w:val="00AE107E"/>
    <w:rsid w:val="00AE18DE"/>
    <w:rsid w:val="00AE1EE4"/>
    <w:rsid w:val="00AE6641"/>
    <w:rsid w:val="00AF0314"/>
    <w:rsid w:val="00AF34F0"/>
    <w:rsid w:val="00AF4C9A"/>
    <w:rsid w:val="00AF56C5"/>
    <w:rsid w:val="00AF6331"/>
    <w:rsid w:val="00AF6923"/>
    <w:rsid w:val="00AF76FA"/>
    <w:rsid w:val="00B02439"/>
    <w:rsid w:val="00B042AF"/>
    <w:rsid w:val="00B06C56"/>
    <w:rsid w:val="00B10571"/>
    <w:rsid w:val="00B1219F"/>
    <w:rsid w:val="00B1265E"/>
    <w:rsid w:val="00B14060"/>
    <w:rsid w:val="00B14839"/>
    <w:rsid w:val="00B1611C"/>
    <w:rsid w:val="00B167E6"/>
    <w:rsid w:val="00B16C7E"/>
    <w:rsid w:val="00B2222C"/>
    <w:rsid w:val="00B24966"/>
    <w:rsid w:val="00B26CBA"/>
    <w:rsid w:val="00B30E4A"/>
    <w:rsid w:val="00B31713"/>
    <w:rsid w:val="00B32B6F"/>
    <w:rsid w:val="00B33B96"/>
    <w:rsid w:val="00B33C21"/>
    <w:rsid w:val="00B36060"/>
    <w:rsid w:val="00B374D4"/>
    <w:rsid w:val="00B40099"/>
    <w:rsid w:val="00B40483"/>
    <w:rsid w:val="00B40E34"/>
    <w:rsid w:val="00B41AD4"/>
    <w:rsid w:val="00B4279D"/>
    <w:rsid w:val="00B43543"/>
    <w:rsid w:val="00B442AF"/>
    <w:rsid w:val="00B44CC1"/>
    <w:rsid w:val="00B45B5A"/>
    <w:rsid w:val="00B461D4"/>
    <w:rsid w:val="00B4773C"/>
    <w:rsid w:val="00B4796E"/>
    <w:rsid w:val="00B548AD"/>
    <w:rsid w:val="00B56166"/>
    <w:rsid w:val="00B65D10"/>
    <w:rsid w:val="00B66B3B"/>
    <w:rsid w:val="00B67B2F"/>
    <w:rsid w:val="00B7190F"/>
    <w:rsid w:val="00B72083"/>
    <w:rsid w:val="00B73B40"/>
    <w:rsid w:val="00B7438F"/>
    <w:rsid w:val="00B752DB"/>
    <w:rsid w:val="00B77C83"/>
    <w:rsid w:val="00B81211"/>
    <w:rsid w:val="00B82ED8"/>
    <w:rsid w:val="00B86CE9"/>
    <w:rsid w:val="00B9163C"/>
    <w:rsid w:val="00B9348C"/>
    <w:rsid w:val="00B93FE7"/>
    <w:rsid w:val="00B949A4"/>
    <w:rsid w:val="00B949C2"/>
    <w:rsid w:val="00B95AF7"/>
    <w:rsid w:val="00BA0B2D"/>
    <w:rsid w:val="00BA2F39"/>
    <w:rsid w:val="00BA43DE"/>
    <w:rsid w:val="00BA7EFF"/>
    <w:rsid w:val="00BB02AA"/>
    <w:rsid w:val="00BB0AAA"/>
    <w:rsid w:val="00BB11B2"/>
    <w:rsid w:val="00BB1DF9"/>
    <w:rsid w:val="00BB2771"/>
    <w:rsid w:val="00BB38DF"/>
    <w:rsid w:val="00BB49E5"/>
    <w:rsid w:val="00BB5F34"/>
    <w:rsid w:val="00BB7250"/>
    <w:rsid w:val="00BB7FD9"/>
    <w:rsid w:val="00BC19A7"/>
    <w:rsid w:val="00BC4C38"/>
    <w:rsid w:val="00BC664F"/>
    <w:rsid w:val="00BC7391"/>
    <w:rsid w:val="00BD0000"/>
    <w:rsid w:val="00BD044C"/>
    <w:rsid w:val="00BD0CAB"/>
    <w:rsid w:val="00BD1397"/>
    <w:rsid w:val="00BD2B82"/>
    <w:rsid w:val="00BD3B1F"/>
    <w:rsid w:val="00BD471A"/>
    <w:rsid w:val="00BD4FFC"/>
    <w:rsid w:val="00BE3490"/>
    <w:rsid w:val="00BE4064"/>
    <w:rsid w:val="00BE40D7"/>
    <w:rsid w:val="00BE43A2"/>
    <w:rsid w:val="00BE52FC"/>
    <w:rsid w:val="00BF04D7"/>
    <w:rsid w:val="00BF1D12"/>
    <w:rsid w:val="00BF24A7"/>
    <w:rsid w:val="00BF28D9"/>
    <w:rsid w:val="00BF2BE5"/>
    <w:rsid w:val="00BF50E6"/>
    <w:rsid w:val="00BF5876"/>
    <w:rsid w:val="00BF6449"/>
    <w:rsid w:val="00C011F9"/>
    <w:rsid w:val="00C01E89"/>
    <w:rsid w:val="00C03C41"/>
    <w:rsid w:val="00C05AC5"/>
    <w:rsid w:val="00C0657A"/>
    <w:rsid w:val="00C06E0C"/>
    <w:rsid w:val="00C12943"/>
    <w:rsid w:val="00C1384D"/>
    <w:rsid w:val="00C13868"/>
    <w:rsid w:val="00C13AA9"/>
    <w:rsid w:val="00C17503"/>
    <w:rsid w:val="00C26297"/>
    <w:rsid w:val="00C30368"/>
    <w:rsid w:val="00C31A73"/>
    <w:rsid w:val="00C34293"/>
    <w:rsid w:val="00C3489B"/>
    <w:rsid w:val="00C35A75"/>
    <w:rsid w:val="00C3730B"/>
    <w:rsid w:val="00C37808"/>
    <w:rsid w:val="00C468A7"/>
    <w:rsid w:val="00C50DA1"/>
    <w:rsid w:val="00C50FBC"/>
    <w:rsid w:val="00C5141A"/>
    <w:rsid w:val="00C53668"/>
    <w:rsid w:val="00C543F7"/>
    <w:rsid w:val="00C54873"/>
    <w:rsid w:val="00C54977"/>
    <w:rsid w:val="00C54AD5"/>
    <w:rsid w:val="00C54C23"/>
    <w:rsid w:val="00C5516B"/>
    <w:rsid w:val="00C558E5"/>
    <w:rsid w:val="00C5593F"/>
    <w:rsid w:val="00C569E6"/>
    <w:rsid w:val="00C56C8F"/>
    <w:rsid w:val="00C57939"/>
    <w:rsid w:val="00C60E27"/>
    <w:rsid w:val="00C61864"/>
    <w:rsid w:val="00C62F10"/>
    <w:rsid w:val="00C64490"/>
    <w:rsid w:val="00C64C92"/>
    <w:rsid w:val="00C65C39"/>
    <w:rsid w:val="00C663C3"/>
    <w:rsid w:val="00C67E74"/>
    <w:rsid w:val="00C72679"/>
    <w:rsid w:val="00C72898"/>
    <w:rsid w:val="00C761C1"/>
    <w:rsid w:val="00C77709"/>
    <w:rsid w:val="00C80B92"/>
    <w:rsid w:val="00C8229F"/>
    <w:rsid w:val="00C82721"/>
    <w:rsid w:val="00C82854"/>
    <w:rsid w:val="00C83766"/>
    <w:rsid w:val="00C87411"/>
    <w:rsid w:val="00C926E9"/>
    <w:rsid w:val="00C94EDA"/>
    <w:rsid w:val="00C95A26"/>
    <w:rsid w:val="00CA2A4A"/>
    <w:rsid w:val="00CA2E29"/>
    <w:rsid w:val="00CA3156"/>
    <w:rsid w:val="00CA3CE1"/>
    <w:rsid w:val="00CA3ED0"/>
    <w:rsid w:val="00CA4B0B"/>
    <w:rsid w:val="00CA4C56"/>
    <w:rsid w:val="00CB12D4"/>
    <w:rsid w:val="00CB1D05"/>
    <w:rsid w:val="00CB2219"/>
    <w:rsid w:val="00CC01DC"/>
    <w:rsid w:val="00CC0679"/>
    <w:rsid w:val="00CC09E8"/>
    <w:rsid w:val="00CC545E"/>
    <w:rsid w:val="00CC5ADA"/>
    <w:rsid w:val="00CC6199"/>
    <w:rsid w:val="00CD02EE"/>
    <w:rsid w:val="00CD1B7F"/>
    <w:rsid w:val="00CD1F4E"/>
    <w:rsid w:val="00CD2306"/>
    <w:rsid w:val="00CD506B"/>
    <w:rsid w:val="00CD5F6B"/>
    <w:rsid w:val="00CD7032"/>
    <w:rsid w:val="00CD7330"/>
    <w:rsid w:val="00CE0EDF"/>
    <w:rsid w:val="00CE1235"/>
    <w:rsid w:val="00CE2354"/>
    <w:rsid w:val="00CE286F"/>
    <w:rsid w:val="00CE30A5"/>
    <w:rsid w:val="00CE55DE"/>
    <w:rsid w:val="00CE5F11"/>
    <w:rsid w:val="00CE661C"/>
    <w:rsid w:val="00CE6B7F"/>
    <w:rsid w:val="00CF413B"/>
    <w:rsid w:val="00CF528A"/>
    <w:rsid w:val="00D01BCE"/>
    <w:rsid w:val="00D02A9F"/>
    <w:rsid w:val="00D02B8E"/>
    <w:rsid w:val="00D02CB0"/>
    <w:rsid w:val="00D02F73"/>
    <w:rsid w:val="00D03033"/>
    <w:rsid w:val="00D037F1"/>
    <w:rsid w:val="00D03EEF"/>
    <w:rsid w:val="00D07669"/>
    <w:rsid w:val="00D14D5E"/>
    <w:rsid w:val="00D15202"/>
    <w:rsid w:val="00D16262"/>
    <w:rsid w:val="00D17595"/>
    <w:rsid w:val="00D22766"/>
    <w:rsid w:val="00D2290F"/>
    <w:rsid w:val="00D22A1A"/>
    <w:rsid w:val="00D23D66"/>
    <w:rsid w:val="00D24D6C"/>
    <w:rsid w:val="00D25869"/>
    <w:rsid w:val="00D26571"/>
    <w:rsid w:val="00D273D8"/>
    <w:rsid w:val="00D276D9"/>
    <w:rsid w:val="00D276DB"/>
    <w:rsid w:val="00D33084"/>
    <w:rsid w:val="00D33386"/>
    <w:rsid w:val="00D3500D"/>
    <w:rsid w:val="00D3503B"/>
    <w:rsid w:val="00D351FD"/>
    <w:rsid w:val="00D40DF0"/>
    <w:rsid w:val="00D4411D"/>
    <w:rsid w:val="00D46F66"/>
    <w:rsid w:val="00D502B5"/>
    <w:rsid w:val="00D51366"/>
    <w:rsid w:val="00D51F1B"/>
    <w:rsid w:val="00D52D66"/>
    <w:rsid w:val="00D52E9E"/>
    <w:rsid w:val="00D53370"/>
    <w:rsid w:val="00D539A4"/>
    <w:rsid w:val="00D548A6"/>
    <w:rsid w:val="00D559EA"/>
    <w:rsid w:val="00D55AD8"/>
    <w:rsid w:val="00D56BC9"/>
    <w:rsid w:val="00D57F93"/>
    <w:rsid w:val="00D61D19"/>
    <w:rsid w:val="00D65201"/>
    <w:rsid w:val="00D66246"/>
    <w:rsid w:val="00D70F24"/>
    <w:rsid w:val="00D72266"/>
    <w:rsid w:val="00D7389F"/>
    <w:rsid w:val="00D7609D"/>
    <w:rsid w:val="00D81E2B"/>
    <w:rsid w:val="00D82DDA"/>
    <w:rsid w:val="00D847C9"/>
    <w:rsid w:val="00D84F05"/>
    <w:rsid w:val="00D8516F"/>
    <w:rsid w:val="00D870F1"/>
    <w:rsid w:val="00D8771B"/>
    <w:rsid w:val="00D95BFA"/>
    <w:rsid w:val="00D95F7F"/>
    <w:rsid w:val="00D96A2E"/>
    <w:rsid w:val="00D977C9"/>
    <w:rsid w:val="00DA1264"/>
    <w:rsid w:val="00DA13A0"/>
    <w:rsid w:val="00DA1AA9"/>
    <w:rsid w:val="00DA2AC0"/>
    <w:rsid w:val="00DA4E7B"/>
    <w:rsid w:val="00DA6A0D"/>
    <w:rsid w:val="00DB006C"/>
    <w:rsid w:val="00DB0074"/>
    <w:rsid w:val="00DB00A3"/>
    <w:rsid w:val="00DB1DCF"/>
    <w:rsid w:val="00DB22C2"/>
    <w:rsid w:val="00DB7FA0"/>
    <w:rsid w:val="00DBA105"/>
    <w:rsid w:val="00DC02A3"/>
    <w:rsid w:val="00DC12C4"/>
    <w:rsid w:val="00DC17FD"/>
    <w:rsid w:val="00DC3D48"/>
    <w:rsid w:val="00DC6340"/>
    <w:rsid w:val="00DC74AC"/>
    <w:rsid w:val="00DD0318"/>
    <w:rsid w:val="00DD0D1D"/>
    <w:rsid w:val="00DD15DF"/>
    <w:rsid w:val="00DD2508"/>
    <w:rsid w:val="00DD6840"/>
    <w:rsid w:val="00DD72B5"/>
    <w:rsid w:val="00DE08ED"/>
    <w:rsid w:val="00DE16D4"/>
    <w:rsid w:val="00DE2C6E"/>
    <w:rsid w:val="00DE2D95"/>
    <w:rsid w:val="00DE3204"/>
    <w:rsid w:val="00DE32E7"/>
    <w:rsid w:val="00DE3711"/>
    <w:rsid w:val="00DE3921"/>
    <w:rsid w:val="00DE5D63"/>
    <w:rsid w:val="00DE6072"/>
    <w:rsid w:val="00DE6917"/>
    <w:rsid w:val="00DE73DB"/>
    <w:rsid w:val="00DF13B2"/>
    <w:rsid w:val="00DF14F7"/>
    <w:rsid w:val="00DF2C29"/>
    <w:rsid w:val="00DF2DB4"/>
    <w:rsid w:val="00DF3469"/>
    <w:rsid w:val="00DF4BAF"/>
    <w:rsid w:val="00DF4EB9"/>
    <w:rsid w:val="00E03DAE"/>
    <w:rsid w:val="00E04CEB"/>
    <w:rsid w:val="00E05BE8"/>
    <w:rsid w:val="00E06CC0"/>
    <w:rsid w:val="00E07889"/>
    <w:rsid w:val="00E10455"/>
    <w:rsid w:val="00E10AB7"/>
    <w:rsid w:val="00E11324"/>
    <w:rsid w:val="00E11FA9"/>
    <w:rsid w:val="00E1258C"/>
    <w:rsid w:val="00E126B5"/>
    <w:rsid w:val="00E13F66"/>
    <w:rsid w:val="00E14555"/>
    <w:rsid w:val="00E15819"/>
    <w:rsid w:val="00E17537"/>
    <w:rsid w:val="00E214EB"/>
    <w:rsid w:val="00E218FD"/>
    <w:rsid w:val="00E23280"/>
    <w:rsid w:val="00E23E71"/>
    <w:rsid w:val="00E24BC0"/>
    <w:rsid w:val="00E255A0"/>
    <w:rsid w:val="00E26C96"/>
    <w:rsid w:val="00E26DF0"/>
    <w:rsid w:val="00E272C4"/>
    <w:rsid w:val="00E27913"/>
    <w:rsid w:val="00E27CDB"/>
    <w:rsid w:val="00E31D79"/>
    <w:rsid w:val="00E348AD"/>
    <w:rsid w:val="00E36816"/>
    <w:rsid w:val="00E403C2"/>
    <w:rsid w:val="00E41A83"/>
    <w:rsid w:val="00E423A7"/>
    <w:rsid w:val="00E44350"/>
    <w:rsid w:val="00E45537"/>
    <w:rsid w:val="00E46C15"/>
    <w:rsid w:val="00E46ED2"/>
    <w:rsid w:val="00E474FC"/>
    <w:rsid w:val="00E477B0"/>
    <w:rsid w:val="00E50BCC"/>
    <w:rsid w:val="00E53918"/>
    <w:rsid w:val="00E540A2"/>
    <w:rsid w:val="00E56993"/>
    <w:rsid w:val="00E60686"/>
    <w:rsid w:val="00E62019"/>
    <w:rsid w:val="00E622DB"/>
    <w:rsid w:val="00E644E5"/>
    <w:rsid w:val="00E64C74"/>
    <w:rsid w:val="00E657C1"/>
    <w:rsid w:val="00E65B24"/>
    <w:rsid w:val="00E6720F"/>
    <w:rsid w:val="00E70A66"/>
    <w:rsid w:val="00E70F50"/>
    <w:rsid w:val="00E7120A"/>
    <w:rsid w:val="00E75D61"/>
    <w:rsid w:val="00E7757A"/>
    <w:rsid w:val="00E8065B"/>
    <w:rsid w:val="00E8080E"/>
    <w:rsid w:val="00E80F70"/>
    <w:rsid w:val="00E8164A"/>
    <w:rsid w:val="00E81A93"/>
    <w:rsid w:val="00E84F43"/>
    <w:rsid w:val="00E84FB8"/>
    <w:rsid w:val="00E867F6"/>
    <w:rsid w:val="00E91F5B"/>
    <w:rsid w:val="00E94EB4"/>
    <w:rsid w:val="00E97C9B"/>
    <w:rsid w:val="00EA056A"/>
    <w:rsid w:val="00EA3350"/>
    <w:rsid w:val="00EA63A7"/>
    <w:rsid w:val="00EB1DAA"/>
    <w:rsid w:val="00EB3189"/>
    <w:rsid w:val="00EB440D"/>
    <w:rsid w:val="00EB4659"/>
    <w:rsid w:val="00EB5D10"/>
    <w:rsid w:val="00EC143C"/>
    <w:rsid w:val="00EC4640"/>
    <w:rsid w:val="00ED022C"/>
    <w:rsid w:val="00ED3113"/>
    <w:rsid w:val="00ED5AD3"/>
    <w:rsid w:val="00ED5BDC"/>
    <w:rsid w:val="00EE1A34"/>
    <w:rsid w:val="00EE1FED"/>
    <w:rsid w:val="00EE2193"/>
    <w:rsid w:val="00EE2557"/>
    <w:rsid w:val="00EE25BE"/>
    <w:rsid w:val="00EE5180"/>
    <w:rsid w:val="00EE6607"/>
    <w:rsid w:val="00EE67CB"/>
    <w:rsid w:val="00EE7B29"/>
    <w:rsid w:val="00EF07A9"/>
    <w:rsid w:val="00EF1406"/>
    <w:rsid w:val="00EF1987"/>
    <w:rsid w:val="00EF2A0B"/>
    <w:rsid w:val="00EF2DDB"/>
    <w:rsid w:val="00EF3DA1"/>
    <w:rsid w:val="00EF4650"/>
    <w:rsid w:val="00EF55C7"/>
    <w:rsid w:val="00F0027C"/>
    <w:rsid w:val="00F0174C"/>
    <w:rsid w:val="00F019DD"/>
    <w:rsid w:val="00F03A1A"/>
    <w:rsid w:val="00F041F8"/>
    <w:rsid w:val="00F04492"/>
    <w:rsid w:val="00F051BE"/>
    <w:rsid w:val="00F058C8"/>
    <w:rsid w:val="00F05B57"/>
    <w:rsid w:val="00F06D9B"/>
    <w:rsid w:val="00F122E6"/>
    <w:rsid w:val="00F144AF"/>
    <w:rsid w:val="00F147E3"/>
    <w:rsid w:val="00F151E2"/>
    <w:rsid w:val="00F17D2C"/>
    <w:rsid w:val="00F20870"/>
    <w:rsid w:val="00F219D0"/>
    <w:rsid w:val="00F227D7"/>
    <w:rsid w:val="00F23963"/>
    <w:rsid w:val="00F23F22"/>
    <w:rsid w:val="00F250DF"/>
    <w:rsid w:val="00F26656"/>
    <w:rsid w:val="00F26CD5"/>
    <w:rsid w:val="00F26E34"/>
    <w:rsid w:val="00F27183"/>
    <w:rsid w:val="00F27EE5"/>
    <w:rsid w:val="00F30885"/>
    <w:rsid w:val="00F31B40"/>
    <w:rsid w:val="00F32377"/>
    <w:rsid w:val="00F33133"/>
    <w:rsid w:val="00F34AF5"/>
    <w:rsid w:val="00F364D4"/>
    <w:rsid w:val="00F37B46"/>
    <w:rsid w:val="00F420EE"/>
    <w:rsid w:val="00F42DF6"/>
    <w:rsid w:val="00F44FE3"/>
    <w:rsid w:val="00F47B26"/>
    <w:rsid w:val="00F5117C"/>
    <w:rsid w:val="00F526A5"/>
    <w:rsid w:val="00F55752"/>
    <w:rsid w:val="00F57523"/>
    <w:rsid w:val="00F7157D"/>
    <w:rsid w:val="00F730B7"/>
    <w:rsid w:val="00F74700"/>
    <w:rsid w:val="00F74A21"/>
    <w:rsid w:val="00F752E8"/>
    <w:rsid w:val="00F756C8"/>
    <w:rsid w:val="00F75E08"/>
    <w:rsid w:val="00F813DF"/>
    <w:rsid w:val="00F815AA"/>
    <w:rsid w:val="00F815B7"/>
    <w:rsid w:val="00F828D8"/>
    <w:rsid w:val="00F82DA9"/>
    <w:rsid w:val="00F8344A"/>
    <w:rsid w:val="00F83477"/>
    <w:rsid w:val="00F83D52"/>
    <w:rsid w:val="00F8672E"/>
    <w:rsid w:val="00F8695D"/>
    <w:rsid w:val="00F900BF"/>
    <w:rsid w:val="00F90356"/>
    <w:rsid w:val="00F91107"/>
    <w:rsid w:val="00F91BCE"/>
    <w:rsid w:val="00F923F8"/>
    <w:rsid w:val="00F93800"/>
    <w:rsid w:val="00F972F0"/>
    <w:rsid w:val="00F97F5A"/>
    <w:rsid w:val="00FA0C3C"/>
    <w:rsid w:val="00FA1287"/>
    <w:rsid w:val="00FA1A64"/>
    <w:rsid w:val="00FA2593"/>
    <w:rsid w:val="00FA4238"/>
    <w:rsid w:val="00FB0F2A"/>
    <w:rsid w:val="00FB0F45"/>
    <w:rsid w:val="00FB1EFA"/>
    <w:rsid w:val="00FB24C8"/>
    <w:rsid w:val="00FB2BAE"/>
    <w:rsid w:val="00FB3A68"/>
    <w:rsid w:val="00FB49A0"/>
    <w:rsid w:val="00FB49DF"/>
    <w:rsid w:val="00FB5614"/>
    <w:rsid w:val="00FB5A76"/>
    <w:rsid w:val="00FB7C64"/>
    <w:rsid w:val="00FB7F27"/>
    <w:rsid w:val="00FC003C"/>
    <w:rsid w:val="00FC0CF1"/>
    <w:rsid w:val="00FC1444"/>
    <w:rsid w:val="00FC2359"/>
    <w:rsid w:val="00FC2A4E"/>
    <w:rsid w:val="00FC312F"/>
    <w:rsid w:val="00FC313A"/>
    <w:rsid w:val="00FC6ADB"/>
    <w:rsid w:val="00FC72F2"/>
    <w:rsid w:val="00FD17C7"/>
    <w:rsid w:val="00FD2688"/>
    <w:rsid w:val="00FD463E"/>
    <w:rsid w:val="00FD4D19"/>
    <w:rsid w:val="00FD7A74"/>
    <w:rsid w:val="00FE0725"/>
    <w:rsid w:val="00FE24A1"/>
    <w:rsid w:val="00FE3636"/>
    <w:rsid w:val="00FE4706"/>
    <w:rsid w:val="00FE5503"/>
    <w:rsid w:val="00FE630E"/>
    <w:rsid w:val="00FE75BA"/>
    <w:rsid w:val="00FE7AC3"/>
    <w:rsid w:val="00FF3076"/>
    <w:rsid w:val="00FF3550"/>
    <w:rsid w:val="00FF40D9"/>
    <w:rsid w:val="00FF4B29"/>
    <w:rsid w:val="00FF4EEB"/>
    <w:rsid w:val="0116B156"/>
    <w:rsid w:val="01A40C1B"/>
    <w:rsid w:val="022D600D"/>
    <w:rsid w:val="026E0DEA"/>
    <w:rsid w:val="0291CFB7"/>
    <w:rsid w:val="02BD11DB"/>
    <w:rsid w:val="02ED9123"/>
    <w:rsid w:val="03A528A2"/>
    <w:rsid w:val="05414AC2"/>
    <w:rsid w:val="0564C568"/>
    <w:rsid w:val="06482AFB"/>
    <w:rsid w:val="07637A72"/>
    <w:rsid w:val="08262FC4"/>
    <w:rsid w:val="08507ECF"/>
    <w:rsid w:val="085859BE"/>
    <w:rsid w:val="0915BA4B"/>
    <w:rsid w:val="09433E9F"/>
    <w:rsid w:val="0AA36D61"/>
    <w:rsid w:val="0AE60038"/>
    <w:rsid w:val="0BCB33E4"/>
    <w:rsid w:val="0BF05A0B"/>
    <w:rsid w:val="0C538298"/>
    <w:rsid w:val="0DE1FE8F"/>
    <w:rsid w:val="0E6728CF"/>
    <w:rsid w:val="0EDAC3BF"/>
    <w:rsid w:val="0F641A25"/>
    <w:rsid w:val="100FBEFB"/>
    <w:rsid w:val="1042C6F5"/>
    <w:rsid w:val="108F626E"/>
    <w:rsid w:val="1206D67F"/>
    <w:rsid w:val="12113591"/>
    <w:rsid w:val="122FA7DB"/>
    <w:rsid w:val="12747EE1"/>
    <w:rsid w:val="13FAF11E"/>
    <w:rsid w:val="1599E8AD"/>
    <w:rsid w:val="15BCCE95"/>
    <w:rsid w:val="15BE87F1"/>
    <w:rsid w:val="15ED1074"/>
    <w:rsid w:val="16FE01E2"/>
    <w:rsid w:val="17B410EB"/>
    <w:rsid w:val="1864778A"/>
    <w:rsid w:val="19854DA1"/>
    <w:rsid w:val="1A2D8348"/>
    <w:rsid w:val="1AE5A830"/>
    <w:rsid w:val="1B577FFB"/>
    <w:rsid w:val="1B6EB623"/>
    <w:rsid w:val="1BF3CC0D"/>
    <w:rsid w:val="1D12A5E0"/>
    <w:rsid w:val="1E8F5997"/>
    <w:rsid w:val="1EEF53F2"/>
    <w:rsid w:val="20704121"/>
    <w:rsid w:val="230D3B76"/>
    <w:rsid w:val="23FB968A"/>
    <w:rsid w:val="24179615"/>
    <w:rsid w:val="242DB70C"/>
    <w:rsid w:val="243377AE"/>
    <w:rsid w:val="24AA2FBD"/>
    <w:rsid w:val="25E75464"/>
    <w:rsid w:val="263E4569"/>
    <w:rsid w:val="27815F58"/>
    <w:rsid w:val="27ADE291"/>
    <w:rsid w:val="282E004D"/>
    <w:rsid w:val="29463BC4"/>
    <w:rsid w:val="2A760169"/>
    <w:rsid w:val="2A7E2B5D"/>
    <w:rsid w:val="2B2012A8"/>
    <w:rsid w:val="2BD0C307"/>
    <w:rsid w:val="2C05797F"/>
    <w:rsid w:val="2DFBE4F2"/>
    <w:rsid w:val="2F65EB9D"/>
    <w:rsid w:val="2F76D4B5"/>
    <w:rsid w:val="2F8C4904"/>
    <w:rsid w:val="312C8CB2"/>
    <w:rsid w:val="31613DE5"/>
    <w:rsid w:val="31DE3B77"/>
    <w:rsid w:val="327394A9"/>
    <w:rsid w:val="32B17FFF"/>
    <w:rsid w:val="343E5BC5"/>
    <w:rsid w:val="36175FCA"/>
    <w:rsid w:val="362D2724"/>
    <w:rsid w:val="367256ED"/>
    <w:rsid w:val="368E93E1"/>
    <w:rsid w:val="374D0725"/>
    <w:rsid w:val="3861C95E"/>
    <w:rsid w:val="3980A63C"/>
    <w:rsid w:val="3A0B1E86"/>
    <w:rsid w:val="3A21518B"/>
    <w:rsid w:val="3B8A5A58"/>
    <w:rsid w:val="3C6EA7E1"/>
    <w:rsid w:val="3D4E9673"/>
    <w:rsid w:val="3DECBD59"/>
    <w:rsid w:val="3E18591A"/>
    <w:rsid w:val="3EC0CC2A"/>
    <w:rsid w:val="3F4D7E4E"/>
    <w:rsid w:val="3FB4A4BF"/>
    <w:rsid w:val="416C5F09"/>
    <w:rsid w:val="419BA85D"/>
    <w:rsid w:val="41E16F9E"/>
    <w:rsid w:val="41FBC8AA"/>
    <w:rsid w:val="420B0B43"/>
    <w:rsid w:val="439C9810"/>
    <w:rsid w:val="43D11D76"/>
    <w:rsid w:val="447D65D5"/>
    <w:rsid w:val="454C2DFC"/>
    <w:rsid w:val="459124EB"/>
    <w:rsid w:val="459606EE"/>
    <w:rsid w:val="467A9B9E"/>
    <w:rsid w:val="46864FA8"/>
    <w:rsid w:val="470B8CD0"/>
    <w:rsid w:val="48FC1B49"/>
    <w:rsid w:val="4975DD57"/>
    <w:rsid w:val="4A9514CD"/>
    <w:rsid w:val="4AA9F8A8"/>
    <w:rsid w:val="4AC580A4"/>
    <w:rsid w:val="4ADEBBE9"/>
    <w:rsid w:val="4B0072E1"/>
    <w:rsid w:val="4B2FCD48"/>
    <w:rsid w:val="4C90AD41"/>
    <w:rsid w:val="4C9851CB"/>
    <w:rsid w:val="4FECC5AD"/>
    <w:rsid w:val="507B1282"/>
    <w:rsid w:val="50A81004"/>
    <w:rsid w:val="50BB317D"/>
    <w:rsid w:val="510FE4DC"/>
    <w:rsid w:val="514830E7"/>
    <w:rsid w:val="51D39FC5"/>
    <w:rsid w:val="52EDE8CB"/>
    <w:rsid w:val="54417C21"/>
    <w:rsid w:val="5449530A"/>
    <w:rsid w:val="5514C0A9"/>
    <w:rsid w:val="55796BBA"/>
    <w:rsid w:val="5579C5C9"/>
    <w:rsid w:val="57A56647"/>
    <w:rsid w:val="58D0DCD2"/>
    <w:rsid w:val="59C46CF4"/>
    <w:rsid w:val="5B958D04"/>
    <w:rsid w:val="5DE9AB4A"/>
    <w:rsid w:val="5E4BF87B"/>
    <w:rsid w:val="5E648960"/>
    <w:rsid w:val="5F034882"/>
    <w:rsid w:val="5F3FB9AF"/>
    <w:rsid w:val="6021D525"/>
    <w:rsid w:val="60BCA037"/>
    <w:rsid w:val="6159E164"/>
    <w:rsid w:val="6306BAC6"/>
    <w:rsid w:val="6313E780"/>
    <w:rsid w:val="640D3844"/>
    <w:rsid w:val="643F046E"/>
    <w:rsid w:val="64EDBE64"/>
    <w:rsid w:val="651A9B23"/>
    <w:rsid w:val="652AFA9E"/>
    <w:rsid w:val="6657A1D8"/>
    <w:rsid w:val="66AFB881"/>
    <w:rsid w:val="66C86759"/>
    <w:rsid w:val="66D38EF5"/>
    <w:rsid w:val="66F2013F"/>
    <w:rsid w:val="6700798F"/>
    <w:rsid w:val="678D9774"/>
    <w:rsid w:val="68B96D61"/>
    <w:rsid w:val="68E0A967"/>
    <w:rsid w:val="68E81CF5"/>
    <w:rsid w:val="695FBC39"/>
    <w:rsid w:val="698B4F64"/>
    <w:rsid w:val="69CE8AF5"/>
    <w:rsid w:val="6B41DD78"/>
    <w:rsid w:val="6CABA3D3"/>
    <w:rsid w:val="6DCEB51C"/>
    <w:rsid w:val="6ED22C5B"/>
    <w:rsid w:val="6F2CDB0B"/>
    <w:rsid w:val="6F3D4C94"/>
    <w:rsid w:val="701B42E8"/>
    <w:rsid w:val="70A65FB6"/>
    <w:rsid w:val="719C60A0"/>
    <w:rsid w:val="73718757"/>
    <w:rsid w:val="7461FAE3"/>
    <w:rsid w:val="75441C83"/>
    <w:rsid w:val="7559B810"/>
    <w:rsid w:val="76FF2595"/>
    <w:rsid w:val="797C6BC8"/>
    <w:rsid w:val="7AE3E1C2"/>
    <w:rsid w:val="7B1C06E0"/>
    <w:rsid w:val="7BEFCFF8"/>
    <w:rsid w:val="7BFA2E46"/>
    <w:rsid w:val="7C22F2D9"/>
    <w:rsid w:val="7C9D0865"/>
    <w:rsid w:val="7D4E50C4"/>
    <w:rsid w:val="7D8FC676"/>
    <w:rsid w:val="7DA66DBC"/>
    <w:rsid w:val="7ED804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20F5A"/>
  <w15:chartTrackingRefBased/>
  <w15:docId w15:val="{BF2DC122-F6DA-4111-9889-6FBD261BE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6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6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06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B46"/>
  </w:style>
  <w:style w:type="paragraph" w:styleId="Footer">
    <w:name w:val="footer"/>
    <w:basedOn w:val="Normal"/>
    <w:link w:val="FooterChar"/>
    <w:uiPriority w:val="99"/>
    <w:unhideWhenUsed/>
    <w:rsid w:val="00F37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B46"/>
  </w:style>
  <w:style w:type="paragraph" w:styleId="ListParagraph">
    <w:name w:val="List Paragraph"/>
    <w:basedOn w:val="Normal"/>
    <w:uiPriority w:val="34"/>
    <w:qFormat/>
    <w:rsid w:val="004D5772"/>
    <w:pPr>
      <w:ind w:left="720"/>
      <w:contextualSpacing/>
    </w:pPr>
  </w:style>
  <w:style w:type="character" w:styleId="CommentReference">
    <w:name w:val="annotation reference"/>
    <w:basedOn w:val="DefaultParagraphFont"/>
    <w:uiPriority w:val="99"/>
    <w:semiHidden/>
    <w:unhideWhenUsed/>
    <w:rsid w:val="00DD2508"/>
    <w:rPr>
      <w:sz w:val="16"/>
      <w:szCs w:val="16"/>
    </w:rPr>
  </w:style>
  <w:style w:type="paragraph" w:styleId="CommentText">
    <w:name w:val="annotation text"/>
    <w:basedOn w:val="Normal"/>
    <w:link w:val="CommentTextChar"/>
    <w:uiPriority w:val="99"/>
    <w:semiHidden/>
    <w:unhideWhenUsed/>
    <w:rsid w:val="00DD2508"/>
    <w:pPr>
      <w:spacing w:line="240" w:lineRule="auto"/>
    </w:pPr>
    <w:rPr>
      <w:sz w:val="20"/>
      <w:szCs w:val="20"/>
    </w:rPr>
  </w:style>
  <w:style w:type="character" w:customStyle="1" w:styleId="CommentTextChar">
    <w:name w:val="Comment Text Char"/>
    <w:basedOn w:val="DefaultParagraphFont"/>
    <w:link w:val="CommentText"/>
    <w:uiPriority w:val="99"/>
    <w:semiHidden/>
    <w:rsid w:val="00DD2508"/>
    <w:rPr>
      <w:sz w:val="20"/>
      <w:szCs w:val="20"/>
    </w:rPr>
  </w:style>
  <w:style w:type="paragraph" w:styleId="CommentSubject">
    <w:name w:val="annotation subject"/>
    <w:basedOn w:val="CommentText"/>
    <w:next w:val="CommentText"/>
    <w:link w:val="CommentSubjectChar"/>
    <w:uiPriority w:val="99"/>
    <w:semiHidden/>
    <w:unhideWhenUsed/>
    <w:rsid w:val="00DD2508"/>
    <w:rPr>
      <w:b/>
      <w:bCs/>
    </w:rPr>
  </w:style>
  <w:style w:type="character" w:customStyle="1" w:styleId="CommentSubjectChar">
    <w:name w:val="Comment Subject Char"/>
    <w:basedOn w:val="CommentTextChar"/>
    <w:link w:val="CommentSubject"/>
    <w:uiPriority w:val="99"/>
    <w:semiHidden/>
    <w:rsid w:val="00DD2508"/>
    <w:rPr>
      <w:b/>
      <w:bCs/>
      <w:sz w:val="20"/>
      <w:szCs w:val="20"/>
    </w:rPr>
  </w:style>
  <w:style w:type="paragraph" w:styleId="BalloonText">
    <w:name w:val="Balloon Text"/>
    <w:basedOn w:val="Normal"/>
    <w:link w:val="BalloonTextChar"/>
    <w:uiPriority w:val="99"/>
    <w:semiHidden/>
    <w:unhideWhenUsed/>
    <w:rsid w:val="00DD25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2508"/>
    <w:rPr>
      <w:rFonts w:ascii="Segoe UI" w:hAnsi="Segoe UI" w:cs="Segoe UI"/>
      <w:sz w:val="18"/>
      <w:szCs w:val="18"/>
    </w:rPr>
  </w:style>
  <w:style w:type="character" w:styleId="Hyperlink">
    <w:name w:val="Hyperlink"/>
    <w:basedOn w:val="DefaultParagraphFont"/>
    <w:uiPriority w:val="99"/>
    <w:unhideWhenUsed/>
    <w:rsid w:val="00DD2508"/>
    <w:rPr>
      <w:color w:val="0563C1" w:themeColor="hyperlink"/>
      <w:u w:val="single"/>
    </w:rPr>
  </w:style>
  <w:style w:type="character" w:styleId="FollowedHyperlink">
    <w:name w:val="FollowedHyperlink"/>
    <w:basedOn w:val="DefaultParagraphFont"/>
    <w:uiPriority w:val="99"/>
    <w:semiHidden/>
    <w:unhideWhenUsed/>
    <w:rsid w:val="00DD2508"/>
    <w:rPr>
      <w:color w:val="954F72" w:themeColor="followedHyperlink"/>
      <w:u w:val="single"/>
    </w:rPr>
  </w:style>
  <w:style w:type="table" w:styleId="TableGrid">
    <w:name w:val="Table Grid"/>
    <w:basedOn w:val="TableNormal"/>
    <w:uiPriority w:val="39"/>
    <w:rsid w:val="00C95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16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2167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D06B9"/>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64107D"/>
    <w:rPr>
      <w:color w:val="808080"/>
      <w:shd w:val="clear" w:color="auto" w:fill="E6E6E6"/>
    </w:rPr>
  </w:style>
  <w:style w:type="paragraph" w:styleId="Revision">
    <w:name w:val="Revision"/>
    <w:hidden/>
    <w:uiPriority w:val="99"/>
    <w:semiHidden/>
    <w:rsid w:val="002D0967"/>
    <w:pPr>
      <w:spacing w:after="0" w:line="240" w:lineRule="auto"/>
    </w:pPr>
  </w:style>
  <w:style w:type="paragraph" w:styleId="Quote">
    <w:name w:val="Quote"/>
    <w:basedOn w:val="Normal"/>
    <w:next w:val="Normal"/>
    <w:link w:val="QuoteChar"/>
    <w:uiPriority w:val="29"/>
    <w:qFormat/>
    <w:rsid w:val="002D096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D0967"/>
    <w:rPr>
      <w:i/>
      <w:iCs/>
      <w:color w:val="404040" w:themeColor="text1" w:themeTint="BF"/>
    </w:rPr>
  </w:style>
  <w:style w:type="paragraph" w:styleId="Caption">
    <w:name w:val="caption"/>
    <w:basedOn w:val="Normal"/>
    <w:next w:val="Normal"/>
    <w:uiPriority w:val="35"/>
    <w:unhideWhenUsed/>
    <w:qFormat/>
    <w:rsid w:val="00180B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4800">
      <w:bodyDiv w:val="1"/>
      <w:marLeft w:val="0"/>
      <w:marRight w:val="0"/>
      <w:marTop w:val="0"/>
      <w:marBottom w:val="0"/>
      <w:divBdr>
        <w:top w:val="none" w:sz="0" w:space="0" w:color="auto"/>
        <w:left w:val="none" w:sz="0" w:space="0" w:color="auto"/>
        <w:bottom w:val="none" w:sz="0" w:space="0" w:color="auto"/>
        <w:right w:val="none" w:sz="0" w:space="0" w:color="auto"/>
      </w:divBdr>
    </w:div>
    <w:div w:id="83957754">
      <w:bodyDiv w:val="1"/>
      <w:marLeft w:val="0"/>
      <w:marRight w:val="0"/>
      <w:marTop w:val="0"/>
      <w:marBottom w:val="0"/>
      <w:divBdr>
        <w:top w:val="none" w:sz="0" w:space="0" w:color="auto"/>
        <w:left w:val="none" w:sz="0" w:space="0" w:color="auto"/>
        <w:bottom w:val="none" w:sz="0" w:space="0" w:color="auto"/>
        <w:right w:val="none" w:sz="0" w:space="0" w:color="auto"/>
      </w:divBdr>
    </w:div>
    <w:div w:id="198011855">
      <w:bodyDiv w:val="1"/>
      <w:marLeft w:val="0"/>
      <w:marRight w:val="0"/>
      <w:marTop w:val="0"/>
      <w:marBottom w:val="0"/>
      <w:divBdr>
        <w:top w:val="none" w:sz="0" w:space="0" w:color="auto"/>
        <w:left w:val="none" w:sz="0" w:space="0" w:color="auto"/>
        <w:bottom w:val="none" w:sz="0" w:space="0" w:color="auto"/>
        <w:right w:val="none" w:sz="0" w:space="0" w:color="auto"/>
      </w:divBdr>
      <w:divsChild>
        <w:div w:id="250358142">
          <w:marLeft w:val="0"/>
          <w:marRight w:val="0"/>
          <w:marTop w:val="0"/>
          <w:marBottom w:val="0"/>
          <w:divBdr>
            <w:top w:val="none" w:sz="0" w:space="0" w:color="auto"/>
            <w:left w:val="none" w:sz="0" w:space="0" w:color="auto"/>
            <w:bottom w:val="none" w:sz="0" w:space="0" w:color="auto"/>
            <w:right w:val="none" w:sz="0" w:space="0" w:color="auto"/>
          </w:divBdr>
        </w:div>
      </w:divsChild>
    </w:div>
    <w:div w:id="256015391">
      <w:bodyDiv w:val="1"/>
      <w:marLeft w:val="0"/>
      <w:marRight w:val="0"/>
      <w:marTop w:val="0"/>
      <w:marBottom w:val="0"/>
      <w:divBdr>
        <w:top w:val="none" w:sz="0" w:space="0" w:color="auto"/>
        <w:left w:val="none" w:sz="0" w:space="0" w:color="auto"/>
        <w:bottom w:val="none" w:sz="0" w:space="0" w:color="auto"/>
        <w:right w:val="none" w:sz="0" w:space="0" w:color="auto"/>
      </w:divBdr>
      <w:divsChild>
        <w:div w:id="1933977120">
          <w:marLeft w:val="0"/>
          <w:marRight w:val="0"/>
          <w:marTop w:val="0"/>
          <w:marBottom w:val="0"/>
          <w:divBdr>
            <w:top w:val="none" w:sz="0" w:space="0" w:color="auto"/>
            <w:left w:val="none" w:sz="0" w:space="0" w:color="auto"/>
            <w:bottom w:val="none" w:sz="0" w:space="0" w:color="auto"/>
            <w:right w:val="none" w:sz="0" w:space="0" w:color="auto"/>
          </w:divBdr>
          <w:divsChild>
            <w:div w:id="1207060641">
              <w:marLeft w:val="0"/>
              <w:marRight w:val="0"/>
              <w:marTop w:val="0"/>
              <w:marBottom w:val="0"/>
              <w:divBdr>
                <w:top w:val="none" w:sz="0" w:space="0" w:color="auto"/>
                <w:left w:val="none" w:sz="0" w:space="0" w:color="auto"/>
                <w:bottom w:val="none" w:sz="0" w:space="0" w:color="auto"/>
                <w:right w:val="none" w:sz="0" w:space="0" w:color="auto"/>
              </w:divBdr>
              <w:divsChild>
                <w:div w:id="1162115566">
                  <w:marLeft w:val="0"/>
                  <w:marRight w:val="0"/>
                  <w:marTop w:val="0"/>
                  <w:marBottom w:val="0"/>
                  <w:divBdr>
                    <w:top w:val="none" w:sz="0" w:space="0" w:color="auto"/>
                    <w:left w:val="none" w:sz="0" w:space="0" w:color="auto"/>
                    <w:bottom w:val="none" w:sz="0" w:space="0" w:color="auto"/>
                    <w:right w:val="none" w:sz="0" w:space="0" w:color="auto"/>
                  </w:divBdr>
                  <w:divsChild>
                    <w:div w:id="1253589715">
                      <w:marLeft w:val="0"/>
                      <w:marRight w:val="0"/>
                      <w:marTop w:val="0"/>
                      <w:marBottom w:val="0"/>
                      <w:divBdr>
                        <w:top w:val="none" w:sz="0" w:space="0" w:color="auto"/>
                        <w:left w:val="none" w:sz="0" w:space="0" w:color="auto"/>
                        <w:bottom w:val="none" w:sz="0" w:space="0" w:color="auto"/>
                        <w:right w:val="none" w:sz="0" w:space="0" w:color="auto"/>
                      </w:divBdr>
                      <w:divsChild>
                        <w:div w:id="1130169032">
                          <w:marLeft w:val="0"/>
                          <w:marRight w:val="0"/>
                          <w:marTop w:val="0"/>
                          <w:marBottom w:val="0"/>
                          <w:divBdr>
                            <w:top w:val="none" w:sz="0" w:space="0" w:color="auto"/>
                            <w:left w:val="none" w:sz="0" w:space="0" w:color="auto"/>
                            <w:bottom w:val="none" w:sz="0" w:space="0" w:color="auto"/>
                            <w:right w:val="none" w:sz="0" w:space="0" w:color="auto"/>
                          </w:divBdr>
                          <w:divsChild>
                            <w:div w:id="857277552">
                              <w:marLeft w:val="0"/>
                              <w:marRight w:val="0"/>
                              <w:marTop w:val="0"/>
                              <w:marBottom w:val="0"/>
                              <w:divBdr>
                                <w:top w:val="none" w:sz="0" w:space="0" w:color="auto"/>
                                <w:left w:val="none" w:sz="0" w:space="0" w:color="auto"/>
                                <w:bottom w:val="none" w:sz="0" w:space="0" w:color="auto"/>
                                <w:right w:val="none" w:sz="0" w:space="0" w:color="auto"/>
                              </w:divBdr>
                              <w:divsChild>
                                <w:div w:id="1721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678282">
      <w:bodyDiv w:val="1"/>
      <w:marLeft w:val="0"/>
      <w:marRight w:val="0"/>
      <w:marTop w:val="0"/>
      <w:marBottom w:val="0"/>
      <w:divBdr>
        <w:top w:val="none" w:sz="0" w:space="0" w:color="auto"/>
        <w:left w:val="none" w:sz="0" w:space="0" w:color="auto"/>
        <w:bottom w:val="none" w:sz="0" w:space="0" w:color="auto"/>
        <w:right w:val="none" w:sz="0" w:space="0" w:color="auto"/>
      </w:divBdr>
    </w:div>
    <w:div w:id="641622289">
      <w:bodyDiv w:val="1"/>
      <w:marLeft w:val="0"/>
      <w:marRight w:val="0"/>
      <w:marTop w:val="0"/>
      <w:marBottom w:val="0"/>
      <w:divBdr>
        <w:top w:val="none" w:sz="0" w:space="0" w:color="auto"/>
        <w:left w:val="none" w:sz="0" w:space="0" w:color="auto"/>
        <w:bottom w:val="none" w:sz="0" w:space="0" w:color="auto"/>
        <w:right w:val="none" w:sz="0" w:space="0" w:color="auto"/>
      </w:divBdr>
    </w:div>
    <w:div w:id="804280392">
      <w:bodyDiv w:val="1"/>
      <w:marLeft w:val="0"/>
      <w:marRight w:val="0"/>
      <w:marTop w:val="0"/>
      <w:marBottom w:val="0"/>
      <w:divBdr>
        <w:top w:val="none" w:sz="0" w:space="0" w:color="auto"/>
        <w:left w:val="none" w:sz="0" w:space="0" w:color="auto"/>
        <w:bottom w:val="none" w:sz="0" w:space="0" w:color="auto"/>
        <w:right w:val="none" w:sz="0" w:space="0" w:color="auto"/>
      </w:divBdr>
    </w:div>
    <w:div w:id="856043826">
      <w:bodyDiv w:val="1"/>
      <w:marLeft w:val="0"/>
      <w:marRight w:val="0"/>
      <w:marTop w:val="0"/>
      <w:marBottom w:val="0"/>
      <w:divBdr>
        <w:top w:val="none" w:sz="0" w:space="0" w:color="auto"/>
        <w:left w:val="none" w:sz="0" w:space="0" w:color="auto"/>
        <w:bottom w:val="none" w:sz="0" w:space="0" w:color="auto"/>
        <w:right w:val="none" w:sz="0" w:space="0" w:color="auto"/>
      </w:divBdr>
    </w:div>
    <w:div w:id="1003825111">
      <w:bodyDiv w:val="1"/>
      <w:marLeft w:val="0"/>
      <w:marRight w:val="0"/>
      <w:marTop w:val="0"/>
      <w:marBottom w:val="0"/>
      <w:divBdr>
        <w:top w:val="none" w:sz="0" w:space="0" w:color="auto"/>
        <w:left w:val="none" w:sz="0" w:space="0" w:color="auto"/>
        <w:bottom w:val="none" w:sz="0" w:space="0" w:color="auto"/>
        <w:right w:val="none" w:sz="0" w:space="0" w:color="auto"/>
      </w:divBdr>
    </w:div>
    <w:div w:id="1134642259">
      <w:bodyDiv w:val="1"/>
      <w:marLeft w:val="0"/>
      <w:marRight w:val="0"/>
      <w:marTop w:val="0"/>
      <w:marBottom w:val="0"/>
      <w:divBdr>
        <w:top w:val="none" w:sz="0" w:space="0" w:color="auto"/>
        <w:left w:val="none" w:sz="0" w:space="0" w:color="auto"/>
        <w:bottom w:val="none" w:sz="0" w:space="0" w:color="auto"/>
        <w:right w:val="none" w:sz="0" w:space="0" w:color="auto"/>
      </w:divBdr>
    </w:div>
    <w:div w:id="1546331775">
      <w:bodyDiv w:val="1"/>
      <w:marLeft w:val="0"/>
      <w:marRight w:val="0"/>
      <w:marTop w:val="0"/>
      <w:marBottom w:val="0"/>
      <w:divBdr>
        <w:top w:val="none" w:sz="0" w:space="0" w:color="auto"/>
        <w:left w:val="none" w:sz="0" w:space="0" w:color="auto"/>
        <w:bottom w:val="none" w:sz="0" w:space="0" w:color="auto"/>
        <w:right w:val="none" w:sz="0" w:space="0" w:color="auto"/>
      </w:divBdr>
    </w:div>
    <w:div w:id="1823622613">
      <w:bodyDiv w:val="1"/>
      <w:marLeft w:val="0"/>
      <w:marRight w:val="0"/>
      <w:marTop w:val="0"/>
      <w:marBottom w:val="0"/>
      <w:divBdr>
        <w:top w:val="none" w:sz="0" w:space="0" w:color="auto"/>
        <w:left w:val="none" w:sz="0" w:space="0" w:color="auto"/>
        <w:bottom w:val="none" w:sz="0" w:space="0" w:color="auto"/>
        <w:right w:val="none" w:sz="0" w:space="0" w:color="auto"/>
      </w:divBdr>
    </w:div>
    <w:div w:id="1848251316">
      <w:bodyDiv w:val="1"/>
      <w:marLeft w:val="0"/>
      <w:marRight w:val="0"/>
      <w:marTop w:val="0"/>
      <w:marBottom w:val="0"/>
      <w:divBdr>
        <w:top w:val="none" w:sz="0" w:space="0" w:color="auto"/>
        <w:left w:val="none" w:sz="0" w:space="0" w:color="auto"/>
        <w:bottom w:val="none" w:sz="0" w:space="0" w:color="auto"/>
        <w:right w:val="none" w:sz="0" w:space="0" w:color="auto"/>
      </w:divBdr>
      <w:divsChild>
        <w:div w:id="1695496528">
          <w:marLeft w:val="0"/>
          <w:marRight w:val="0"/>
          <w:marTop w:val="0"/>
          <w:marBottom w:val="0"/>
          <w:divBdr>
            <w:top w:val="none" w:sz="0" w:space="0" w:color="auto"/>
            <w:left w:val="none" w:sz="0" w:space="0" w:color="auto"/>
            <w:bottom w:val="none" w:sz="0" w:space="0" w:color="auto"/>
            <w:right w:val="none" w:sz="0" w:space="0" w:color="auto"/>
          </w:divBdr>
        </w:div>
      </w:divsChild>
    </w:div>
    <w:div w:id="193960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luyencode.net/khoa-hoc-tensorflow/"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www.tensorflow.org/tfx/tutorials" TargetMode="External"/><Relationship Id="rId17" Type="http://schemas.openxmlformats.org/officeDocument/2006/relationships/hyperlink" Target="https://www.statista.com/statistics/793840/worldwide-developer-survey-most-used-frameworks/"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medium.com/mlearning-ai/what-is-tensorflow-extended-tfx-e5a07b209f0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3E505A1E5ADE4BA8216264344CC8BC" ma:contentTypeVersion="2" ma:contentTypeDescription="Create a new document." ma:contentTypeScope="" ma:versionID="e4640afbf42aba9a30d5db2738120767">
  <xsd:schema xmlns:xsd="http://www.w3.org/2001/XMLSchema" xmlns:xs="http://www.w3.org/2001/XMLSchema" xmlns:p="http://schemas.microsoft.com/office/2006/metadata/properties" xmlns:ns3="f691db9e-e2ca-4975-ba26-c5eafccca088" targetNamespace="http://schemas.microsoft.com/office/2006/metadata/properties" ma:root="true" ma:fieldsID="e6dc71695683613ee12499388f286b31" ns3:_="">
    <xsd:import namespace="f691db9e-e2ca-4975-ba26-c5eafccca08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91db9e-e2ca-4975-ba26-c5eafccca0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196189-8165-49CB-B258-0EE6D4A94A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91db9e-e2ca-4975-ba26-c5eafccca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27C4C2-4F9C-4EC8-AB70-B84AC46986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6885E5-EC09-41B1-82A4-570C22B2A64F}">
  <ds:schemaRefs>
    <ds:schemaRef ds:uri="http://schemas.microsoft.com/sharepoint/v3/contenttype/forms"/>
  </ds:schemaRefs>
</ds:datastoreItem>
</file>

<file path=customXml/itemProps5.xml><?xml version="1.0" encoding="utf-8"?>
<ds:datastoreItem xmlns:ds="http://schemas.openxmlformats.org/officeDocument/2006/customXml" ds:itemID="{910391E6-D7F8-492A-997F-9BC3645EF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2289</Words>
  <Characters>13053</Characters>
  <Application>Microsoft Office Word</Application>
  <DocSecurity>4</DocSecurity>
  <Lines>108</Lines>
  <Paragraphs>30</Paragraphs>
  <ScaleCrop>false</ScaleCrop>
  <Company>Toshiba</Company>
  <LinksUpToDate>false</LinksUpToDate>
  <CharactersWithSpaces>15312</CharactersWithSpaces>
  <SharedDoc>false</SharedDoc>
  <HLinks>
    <vt:vector size="24" baseType="variant">
      <vt:variant>
        <vt:i4>3211381</vt:i4>
      </vt:variant>
      <vt:variant>
        <vt:i4>12</vt:i4>
      </vt:variant>
      <vt:variant>
        <vt:i4>0</vt:i4>
      </vt:variant>
      <vt:variant>
        <vt:i4>5</vt:i4>
      </vt:variant>
      <vt:variant>
        <vt:lpwstr>https://www.statista.com/statistics/793840/worldwide-developer-survey-most-used-frameworks/</vt:lpwstr>
      </vt:variant>
      <vt:variant>
        <vt:lpwstr/>
      </vt:variant>
      <vt:variant>
        <vt:i4>5177371</vt:i4>
      </vt:variant>
      <vt:variant>
        <vt:i4>6</vt:i4>
      </vt:variant>
      <vt:variant>
        <vt:i4>0</vt:i4>
      </vt:variant>
      <vt:variant>
        <vt:i4>5</vt:i4>
      </vt:variant>
      <vt:variant>
        <vt:lpwstr>https://medium.com/mlearning-ai/what-is-tensorflow-extended-tfx-e5a07b209f0a</vt:lpwstr>
      </vt:variant>
      <vt:variant>
        <vt:lpwstr/>
      </vt:variant>
      <vt:variant>
        <vt:i4>6619246</vt:i4>
      </vt:variant>
      <vt:variant>
        <vt:i4>3</vt:i4>
      </vt:variant>
      <vt:variant>
        <vt:i4>0</vt:i4>
      </vt:variant>
      <vt:variant>
        <vt:i4>5</vt:i4>
      </vt:variant>
      <vt:variant>
        <vt:lpwstr>https://blog.luyencode.net/khoa-hoc-tensorflow/</vt:lpwstr>
      </vt:variant>
      <vt:variant>
        <vt:lpwstr/>
      </vt:variant>
      <vt:variant>
        <vt:i4>5439513</vt:i4>
      </vt:variant>
      <vt:variant>
        <vt:i4>0</vt:i4>
      </vt:variant>
      <vt:variant>
        <vt:i4>0</vt:i4>
      </vt:variant>
      <vt:variant>
        <vt:i4>5</vt:i4>
      </vt:variant>
      <vt:variant>
        <vt:lpwstr>https://www.tensorflow.org/tfx/tutorials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CSC14118 – Introduction to Big Data</dc:title>
  <dc:subject/>
  <dc:creator>user</dc:creator>
  <cp:keywords/>
  <dc:description/>
  <cp:lastModifiedBy>Người dùng Khách</cp:lastModifiedBy>
  <cp:revision>344</cp:revision>
  <cp:lastPrinted>2023-04-24T04:42:00Z</cp:lastPrinted>
  <dcterms:created xsi:type="dcterms:W3CDTF">2023-03-07T15:40:00Z</dcterms:created>
  <dcterms:modified xsi:type="dcterms:W3CDTF">2023-04-24T04:42:00Z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0x010100A53E505A1E5ADE4BA8216264344CC8BC</vt:lpwstr>
  </property>
</Properties>
</file>